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7618E5" w14:textId="77777777" w:rsidR="00585522" w:rsidRDefault="00D8650E">
      <w:pPr>
        <w:pStyle w:val="Titledocument"/>
        <w:rPr>
          <w:ins w:id="0" w:author="Haiyang Yun" w:date="2017-11-29T15:54:00Z"/>
          <w14:ligatures w14:val="standard"/>
        </w:rPr>
      </w:pPr>
      <w:r>
        <w:rPr>
          <w:rFonts w:hint="eastAsia"/>
          <w14:ligatures w14:val="standard"/>
        </w:rPr>
        <w:t xml:space="preserve">Online Quiz </w:t>
      </w:r>
      <w:r>
        <w:rPr>
          <w:rFonts w:eastAsia="宋体" w:hint="eastAsia"/>
          <w:lang w:eastAsia="zh-CN"/>
          <w14:ligatures w14:val="standard"/>
        </w:rPr>
        <w:t xml:space="preserve">System </w:t>
      </w:r>
      <w:r>
        <w:rPr>
          <w:rFonts w:hint="eastAsia"/>
          <w14:ligatures w14:val="standard"/>
        </w:rPr>
        <w:t>with Facial Recognition</w:t>
      </w:r>
    </w:p>
    <w:p w14:paraId="06A5C91C" w14:textId="77777777" w:rsidR="00585522" w:rsidRDefault="00D8650E">
      <w:pPr>
        <w:pStyle w:val="Titledocument"/>
        <w:rPr>
          <w:b w:val="0"/>
          <w:sz w:val="24"/>
          <w:szCs w:val="24"/>
          <w14:ligatures w14:val="standard"/>
        </w:rPr>
      </w:pPr>
      <w:proofErr w:type="spellStart"/>
      <w:r>
        <w:rPr>
          <w:rFonts w:hint="eastAsia"/>
          <w:b w:val="0"/>
          <w:sz w:val="24"/>
          <w:szCs w:val="24"/>
          <w14:ligatures w14:val="standard"/>
        </w:rPr>
        <w:t>Tengxiaoyao</w:t>
      </w:r>
      <w:proofErr w:type="spellEnd"/>
      <w:r>
        <w:rPr>
          <w:b w:val="0"/>
          <w:sz w:val="24"/>
          <w:szCs w:val="24"/>
          <w14:ligatures w14:val="standard"/>
        </w:rPr>
        <w:t xml:space="preserve"> </w:t>
      </w:r>
      <w:proofErr w:type="spellStart"/>
      <w:r>
        <w:rPr>
          <w:b w:val="0"/>
          <w:sz w:val="24"/>
          <w:szCs w:val="24"/>
          <w14:ligatures w14:val="standard"/>
        </w:rPr>
        <w:t>Tu</w:t>
      </w:r>
      <w:proofErr w:type="spellEnd"/>
      <w:r>
        <w:rPr>
          <w:rFonts w:hint="eastAsia"/>
          <w:b w:val="0"/>
          <w:sz w:val="24"/>
          <w:szCs w:val="24"/>
          <w14:ligatures w14:val="standard"/>
        </w:rPr>
        <w:t xml:space="preserve">, </w:t>
      </w:r>
      <w:proofErr w:type="spellStart"/>
      <w:r>
        <w:rPr>
          <w:rFonts w:hint="eastAsia"/>
          <w:b w:val="0"/>
          <w:sz w:val="24"/>
          <w:szCs w:val="24"/>
          <w14:ligatures w14:val="standard"/>
        </w:rPr>
        <w:t>Zhicheng</w:t>
      </w:r>
      <w:proofErr w:type="spellEnd"/>
      <w:r>
        <w:rPr>
          <w:b w:val="0"/>
          <w:sz w:val="24"/>
          <w:szCs w:val="24"/>
          <w14:ligatures w14:val="standard"/>
        </w:rPr>
        <w:t xml:space="preserve"> Pan</w:t>
      </w:r>
      <w:r>
        <w:rPr>
          <w:rFonts w:hint="eastAsia"/>
          <w:b w:val="0"/>
          <w:sz w:val="24"/>
          <w:szCs w:val="24"/>
          <w14:ligatures w14:val="standard"/>
        </w:rPr>
        <w:t>, Chao</w:t>
      </w:r>
      <w:r>
        <w:rPr>
          <w:b w:val="0"/>
          <w:sz w:val="24"/>
          <w:szCs w:val="24"/>
          <w14:ligatures w14:val="standard"/>
        </w:rPr>
        <w:t xml:space="preserve"> Zhang</w:t>
      </w:r>
      <w:r>
        <w:rPr>
          <w:rFonts w:hint="eastAsia"/>
          <w:b w:val="0"/>
          <w:sz w:val="24"/>
          <w:szCs w:val="24"/>
          <w14:ligatures w14:val="standard"/>
        </w:rPr>
        <w:t>, Hang</w:t>
      </w:r>
      <w:r>
        <w:rPr>
          <w:b w:val="0"/>
          <w:sz w:val="24"/>
          <w:szCs w:val="24"/>
          <w14:ligatures w14:val="standard"/>
        </w:rPr>
        <w:t xml:space="preserve"> Zhou</w:t>
      </w:r>
      <w:r>
        <w:rPr>
          <w:rFonts w:hint="eastAsia"/>
          <w:b w:val="0"/>
          <w:sz w:val="24"/>
          <w:szCs w:val="24"/>
          <w14:ligatures w14:val="standard"/>
        </w:rPr>
        <w:t>, Yunpeng</w:t>
      </w:r>
      <w:r>
        <w:rPr>
          <w:b w:val="0"/>
          <w:sz w:val="24"/>
          <w:szCs w:val="24"/>
          <w14:ligatures w14:val="standard"/>
        </w:rPr>
        <w:t xml:space="preserve"> Bai</w:t>
      </w:r>
    </w:p>
    <w:p w14:paraId="2120E854" w14:textId="77777777" w:rsidR="00585522" w:rsidRDefault="00D8650E">
      <w:pPr>
        <w:pStyle w:val="Titledocument"/>
        <w:rPr>
          <w:b w:val="0"/>
          <w:sz w:val="20"/>
          <w14:ligatures w14:val="standard"/>
        </w:rPr>
      </w:pPr>
      <w:r>
        <w:rPr>
          <w:b w:val="0"/>
          <w:sz w:val="20"/>
          <w14:ligatures w14:val="standard"/>
        </w:rPr>
        <w:t>School of Computer Science</w:t>
      </w:r>
    </w:p>
    <w:p w14:paraId="067D97FD" w14:textId="77777777" w:rsidR="00585522" w:rsidRDefault="00D8650E">
      <w:pPr>
        <w:pStyle w:val="Titledocument"/>
        <w:rPr>
          <w:b w:val="0"/>
          <w:sz w:val="20"/>
          <w14:ligatures w14:val="standard"/>
        </w:rPr>
      </w:pPr>
      <w:r>
        <w:rPr>
          <w:rFonts w:hint="eastAsia"/>
          <w:b w:val="0"/>
          <w:sz w:val="20"/>
          <w14:ligatures w14:val="standard"/>
        </w:rPr>
        <w:t>University of Windsor</w:t>
      </w:r>
    </w:p>
    <w:p w14:paraId="1B3C849A" w14:textId="77777777" w:rsidR="00585522" w:rsidRDefault="00D8650E">
      <w:pPr>
        <w:pStyle w:val="Titledocument"/>
        <w:rPr>
          <w:b w:val="0"/>
          <w:sz w:val="20"/>
          <w14:ligatures w14:val="standard"/>
        </w:rPr>
      </w:pPr>
      <w:r>
        <w:rPr>
          <w:rFonts w:hint="eastAsia"/>
          <w:b w:val="0"/>
          <w:sz w:val="20"/>
          <w14:ligatures w14:val="standard"/>
        </w:rPr>
        <w:t>Windsor, ON, Canada</w:t>
      </w:r>
    </w:p>
    <w:p w14:paraId="7BB7CA8E" w14:textId="216B4FC7" w:rsidR="00585522" w:rsidRDefault="00D8650E">
      <w:pPr>
        <w:pStyle w:val="Titledocument"/>
        <w:rPr>
          <w:b w:val="0"/>
          <w:sz w:val="20"/>
          <w14:ligatures w14:val="standard"/>
        </w:rPr>
      </w:pPr>
      <w:r>
        <w:rPr>
          <w:rFonts w:hint="eastAsia"/>
          <w:b w:val="0"/>
          <w:sz w:val="20"/>
          <w14:ligatures w14:val="standard"/>
        </w:rPr>
        <w:t>{</w:t>
      </w:r>
      <w:r>
        <w:rPr>
          <w:b w:val="0"/>
          <w:sz w:val="20"/>
          <w14:ligatures w14:val="standard"/>
        </w:rPr>
        <w:t>tu6,</w:t>
      </w:r>
      <w:r>
        <w:rPr>
          <w:rFonts w:eastAsia="宋体" w:hint="eastAsia"/>
          <w:b w:val="0"/>
          <w:sz w:val="20"/>
          <w:lang w:eastAsia="zh-CN"/>
          <w14:ligatures w14:val="standard"/>
        </w:rPr>
        <w:t xml:space="preserve"> </w:t>
      </w:r>
      <w:r>
        <w:rPr>
          <w:b w:val="0"/>
          <w:sz w:val="20"/>
          <w14:ligatures w14:val="standard"/>
        </w:rPr>
        <w:t>pan14,</w:t>
      </w:r>
      <w:r>
        <w:rPr>
          <w:rFonts w:eastAsia="宋体" w:hint="eastAsia"/>
          <w:b w:val="0"/>
          <w:sz w:val="20"/>
          <w:lang w:eastAsia="zh-CN"/>
          <w14:ligatures w14:val="standard"/>
        </w:rPr>
        <w:t xml:space="preserve"> </w:t>
      </w:r>
      <w:r>
        <w:rPr>
          <w:b w:val="0"/>
          <w:sz w:val="20"/>
          <w14:ligatures w14:val="standard"/>
        </w:rPr>
        <w:t>zhang1pr,</w:t>
      </w:r>
      <w:r>
        <w:rPr>
          <w:rFonts w:eastAsia="宋体" w:hint="eastAsia"/>
          <w:b w:val="0"/>
          <w:sz w:val="20"/>
          <w:lang w:eastAsia="zh-CN"/>
          <w14:ligatures w14:val="standard"/>
        </w:rPr>
        <w:t xml:space="preserve"> </w:t>
      </w:r>
      <w:r>
        <w:rPr>
          <w:b w:val="0"/>
          <w:sz w:val="20"/>
          <w14:ligatures w14:val="standard"/>
        </w:rPr>
        <w:t>zhou167,</w:t>
      </w:r>
      <w:r>
        <w:rPr>
          <w:rFonts w:eastAsia="宋体" w:hint="eastAsia"/>
          <w:b w:val="0"/>
          <w:sz w:val="20"/>
          <w:lang w:eastAsia="zh-CN"/>
          <w14:ligatures w14:val="standard"/>
        </w:rPr>
        <w:t xml:space="preserve"> </w:t>
      </w:r>
      <w:r>
        <w:rPr>
          <w:b w:val="0"/>
          <w:sz w:val="20"/>
          <w14:ligatures w14:val="standard"/>
        </w:rPr>
        <w:t>bai11e</w:t>
      </w:r>
      <w:r>
        <w:rPr>
          <w:rFonts w:hint="eastAsia"/>
          <w:b w:val="0"/>
          <w:sz w:val="20"/>
          <w14:ligatures w14:val="standard"/>
        </w:rPr>
        <w:t>}</w:t>
      </w:r>
      <w:r>
        <w:rPr>
          <w:b w:val="0"/>
          <w:sz w:val="20"/>
          <w14:ligatures w14:val="standard"/>
        </w:rPr>
        <w:t>@uwindsor.ca</w:t>
      </w:r>
    </w:p>
    <w:p w14:paraId="714E8099" w14:textId="77777777" w:rsidR="00166C71" w:rsidRDefault="00166C71">
      <w:pPr>
        <w:pStyle w:val="AbsHead"/>
        <w:rPr>
          <w:bCs/>
          <w:lang w:val="en-GB" w:eastAsia="zh-CN"/>
          <w14:ligatures w14:val="standard"/>
        </w:rPr>
        <w:sectPr w:rsidR="00166C71" w:rsidSect="00B13291">
          <w:headerReference w:type="even" r:id="rId10"/>
          <w:headerReference w:type="default" r:id="rId11"/>
          <w:footerReference w:type="even" r:id="rId12"/>
          <w:footerReference w:type="default" r:id="rId13"/>
          <w:endnotePr>
            <w:numFmt w:val="decimal"/>
          </w:endnotePr>
          <w:type w:val="continuous"/>
          <w:pgSz w:w="12240" w:h="15840"/>
          <w:pgMar w:top="1500" w:right="1080" w:bottom="1600" w:left="1080" w:header="1080" w:footer="1080" w:gutter="0"/>
          <w:pgNumType w:start="1"/>
          <w:cols w:space="480"/>
          <w:titlePg/>
          <w:docGrid w:linePitch="360"/>
        </w:sectPr>
      </w:pPr>
    </w:p>
    <w:p w14:paraId="1398FE96" w14:textId="6AF5C334" w:rsidR="00585522" w:rsidRDefault="00D8650E">
      <w:pPr>
        <w:pStyle w:val="AbsHead"/>
        <w:rPr>
          <w:lang w:eastAsia="ja-JP"/>
          <w14:ligatures w14:val="standard"/>
        </w:rPr>
      </w:pPr>
      <w:r>
        <w:rPr>
          <w:bCs/>
          <w:lang w:val="en-GB" w:eastAsia="ja-JP"/>
          <w14:ligatures w14:val="standard"/>
        </w:rPr>
        <w:lastRenderedPageBreak/>
        <w:t>ABSTRACT</w:t>
      </w:r>
    </w:p>
    <w:p w14:paraId="6F6B8DAA" w14:textId="2FC9A734" w:rsidR="00585522" w:rsidRDefault="00D8650E">
      <w:pPr>
        <w:pStyle w:val="Abstract"/>
        <w:rPr>
          <w:rFonts w:eastAsia="宋体"/>
          <w:lang w:val="en-GB" w:eastAsia="ja-JP"/>
          <w14:ligatures w14:val="standard"/>
        </w:rPr>
      </w:pPr>
      <w:r>
        <w:rPr>
          <w14:ligatures w14:val="standard"/>
        </w:rPr>
        <w:t>T</w:t>
      </w:r>
      <w:r>
        <w:rPr>
          <w:rFonts w:eastAsia="宋体" w:hint="eastAsia"/>
          <w:lang w:eastAsia="zh-CN"/>
          <w14:ligatures w14:val="standard"/>
        </w:rPr>
        <w:t>he current methods for verifying the identity of examinees are subjective and inefficient. In this project, we have done research on methods currently used in face recognition related industries to do verification, studied on how it can be implemented smoothly and efficiently with the online quiz system, finally made improvements on contin</w:t>
      </w:r>
      <w:r>
        <w:rPr>
          <w:rFonts w:eastAsia="宋体"/>
          <w:lang w:eastAsia="zh-CN"/>
          <w14:ligatures w14:val="standard"/>
        </w:rPr>
        <w:t>u</w:t>
      </w:r>
      <w:r>
        <w:rPr>
          <w:rFonts w:eastAsia="宋体" w:hint="eastAsia"/>
          <w:lang w:eastAsia="zh-CN"/>
          <w14:ligatures w14:val="standard"/>
        </w:rPr>
        <w:t xml:space="preserve">ous facial recognition. The scope of the project </w:t>
      </w:r>
      <w:r w:rsidRPr="006F66F7">
        <w:rPr>
          <w:rFonts w:eastAsia="宋体" w:hint="eastAsia"/>
          <w:noProof/>
          <w:lang w:eastAsia="zh-CN"/>
          <w14:ligatures w14:val="standard"/>
        </w:rPr>
        <w:t>is defined</w:t>
      </w:r>
      <w:r>
        <w:rPr>
          <w:rFonts w:eastAsia="宋体" w:hint="eastAsia"/>
          <w:lang w:eastAsia="zh-CN"/>
          <w14:ligatures w14:val="standard"/>
        </w:rPr>
        <w:t xml:space="preserve"> as a student courses registration system, which </w:t>
      </w:r>
      <w:r w:rsidRPr="006F66F7">
        <w:rPr>
          <w:rFonts w:eastAsia="宋体" w:hint="eastAsia"/>
          <w:noProof/>
          <w:lang w:eastAsia="zh-CN"/>
          <w14:ligatures w14:val="standard"/>
        </w:rPr>
        <w:t>is integrated</w:t>
      </w:r>
      <w:r>
        <w:rPr>
          <w:rFonts w:eastAsia="宋体" w:hint="eastAsia"/>
          <w:lang w:eastAsia="zh-CN"/>
          <w14:ligatures w14:val="standard"/>
        </w:rPr>
        <w:t xml:space="preserve"> with face recognition technologies. The highlight of this project is that it not only features with traditional functionalities of Online Quiz System but also integrates the latest </w:t>
      </w:r>
      <w:r>
        <w:rPr>
          <w:rFonts w:eastAsia="宋体" w:hint="eastAsia"/>
          <w:lang w:eastAsia="zh-CN"/>
          <w14:ligatures w14:val="standard"/>
        </w:rPr>
        <w:lastRenderedPageBreak/>
        <w:t xml:space="preserve">technologies of biometric authentication. It </w:t>
      </w:r>
      <w:r w:rsidRPr="006F66F7">
        <w:rPr>
          <w:rFonts w:eastAsia="宋体" w:hint="eastAsia"/>
          <w:noProof/>
          <w:lang w:eastAsia="zh-CN"/>
          <w14:ligatures w14:val="standard"/>
        </w:rPr>
        <w:t>use</w:t>
      </w:r>
      <w:r w:rsidR="006F66F7">
        <w:rPr>
          <w:rFonts w:eastAsia="宋体" w:hint="eastAsia"/>
          <w:noProof/>
          <w:lang w:eastAsia="zh-CN"/>
          <w14:ligatures w14:val="standard"/>
        </w:rPr>
        <w:t>s</w:t>
      </w:r>
      <w:r>
        <w:rPr>
          <w:rFonts w:eastAsia="宋体" w:hint="eastAsia"/>
          <w:lang w:eastAsia="zh-CN"/>
          <w14:ligatures w14:val="standard"/>
        </w:rPr>
        <w:t xml:space="preserve"> web cameras to catch images of a student</w:t>
      </w:r>
      <w:r>
        <w:rPr>
          <w:rFonts w:eastAsia="宋体"/>
          <w:lang w:eastAsia="zh-CN"/>
          <w14:ligatures w14:val="standard"/>
        </w:rPr>
        <w:t>’</w:t>
      </w:r>
      <w:r>
        <w:rPr>
          <w:rFonts w:eastAsia="宋体" w:hint="eastAsia"/>
          <w:lang w:eastAsia="zh-CN"/>
          <w14:ligatures w14:val="standard"/>
        </w:rPr>
        <w:t>s face and identify his permission to log</w:t>
      </w:r>
      <w:r>
        <w:rPr>
          <w:rFonts w:eastAsia="宋体"/>
          <w:lang w:eastAsia="zh-CN"/>
          <w14:ligatures w14:val="standard"/>
        </w:rPr>
        <w:t xml:space="preserve"> </w:t>
      </w:r>
      <w:r>
        <w:rPr>
          <w:rFonts w:eastAsia="宋体" w:hint="eastAsia"/>
          <w:lang w:eastAsia="zh-CN"/>
          <w14:ligatures w14:val="standard"/>
        </w:rPr>
        <w:t>in the system. If the instructor give</w:t>
      </w:r>
      <w:r>
        <w:rPr>
          <w:rFonts w:eastAsia="宋体"/>
          <w:lang w:eastAsia="zh-CN"/>
          <w14:ligatures w14:val="standard"/>
        </w:rPr>
        <w:t>s</w:t>
      </w:r>
      <w:r>
        <w:rPr>
          <w:rFonts w:eastAsia="宋体" w:hint="eastAsia"/>
          <w:lang w:eastAsia="zh-CN"/>
          <w14:ligatures w14:val="standard"/>
        </w:rPr>
        <w:t xml:space="preserve"> a quiz to him, he </w:t>
      </w:r>
      <w:r w:rsidR="006F66F7">
        <w:rPr>
          <w:rFonts w:eastAsia="宋体"/>
          <w:lang w:eastAsia="zh-CN"/>
          <w14:ligatures w14:val="standard"/>
        </w:rPr>
        <w:t>is</w:t>
      </w:r>
      <w:r>
        <w:rPr>
          <w:rFonts w:eastAsia="宋体" w:hint="eastAsia"/>
          <w:lang w:eastAsia="zh-CN"/>
          <w14:ligatures w14:val="standard"/>
        </w:rPr>
        <w:t xml:space="preserve"> asked to do before a camera and continuously censored by facial recognition until the quiz is over otherwise he </w:t>
      </w:r>
      <w:r w:rsidR="006F66F7">
        <w:rPr>
          <w:rFonts w:eastAsia="宋体"/>
          <w:noProof/>
          <w:lang w:eastAsia="zh-CN"/>
          <w14:ligatures w14:val="standard"/>
        </w:rPr>
        <w:t>is</w:t>
      </w:r>
      <w:r>
        <w:rPr>
          <w:rFonts w:eastAsia="宋体" w:hint="eastAsia"/>
          <w:lang w:eastAsia="zh-CN"/>
          <w14:ligatures w14:val="standard"/>
        </w:rPr>
        <w:t xml:space="preserve"> kicked out of the system. By using XP, Incremental Model and Agile methods, we have real-time communication among team members regularly through each iteration. Coders pair with each other; pairing programming </w:t>
      </w:r>
      <w:r w:rsidRPr="006F66F7">
        <w:rPr>
          <w:rFonts w:eastAsia="宋体" w:hint="eastAsia"/>
          <w:noProof/>
          <w:lang w:eastAsia="zh-CN"/>
          <w14:ligatures w14:val="standard"/>
        </w:rPr>
        <w:t>is practiced</w:t>
      </w:r>
      <w:r>
        <w:rPr>
          <w:rFonts w:eastAsia="宋体" w:hint="eastAsia"/>
          <w:lang w:eastAsia="zh-CN"/>
          <w14:ligatures w14:val="standard"/>
        </w:rPr>
        <w:t xml:space="preserve"> throughout the whole project. As a result, we minimize the risk during the design and development of the Quiz System and successfully integrate it with facial recognition.</w:t>
      </w:r>
    </w:p>
    <w:p w14:paraId="3532A4AB" w14:textId="77777777" w:rsidR="00166C71" w:rsidRDefault="00166C71">
      <w:pPr>
        <w:pStyle w:val="Head1"/>
        <w:spacing w:before="380"/>
        <w:rPr>
          <w14:ligatures w14:val="standard"/>
        </w:rPr>
        <w:sectPr w:rsidR="00166C71" w:rsidSect="00B13291">
          <w:endnotePr>
            <w:numFmt w:val="decimal"/>
          </w:endnotePr>
          <w:type w:val="continuous"/>
          <w:pgSz w:w="12240" w:h="15840"/>
          <w:pgMar w:top="1500" w:right="1080" w:bottom="1600" w:left="1080" w:header="1080" w:footer="1080" w:gutter="0"/>
          <w:pgNumType w:start="1"/>
          <w:cols w:num="2" w:space="480"/>
          <w:titlePg/>
          <w:docGrid w:linePitch="360"/>
        </w:sectPr>
      </w:pPr>
    </w:p>
    <w:p w14:paraId="0C26B669" w14:textId="6BA85E32" w:rsidR="00585522" w:rsidRDefault="00D8650E">
      <w:pPr>
        <w:pStyle w:val="Head1"/>
        <w:spacing w:before="380"/>
        <w:rPr>
          <w:rFonts w:eastAsia="宋体"/>
          <w:lang w:eastAsia="zh-CN"/>
          <w14:ligatures w14:val="standard"/>
        </w:rPr>
      </w:pPr>
      <w:r>
        <w:rPr>
          <w14:ligatures w14:val="standard"/>
        </w:rPr>
        <w:lastRenderedPageBreak/>
        <w:t>1</w:t>
      </w:r>
      <w:r>
        <w:rPr>
          <w:szCs w:val="22"/>
          <w14:ligatures w14:val="standard"/>
        </w:rPr>
        <w:t> </w:t>
      </w:r>
      <w:r>
        <w:rPr>
          <w14:ligatures w14:val="standard"/>
        </w:rPr>
        <w:t>INTRODUCTIO</w:t>
      </w:r>
      <w:r>
        <w:rPr>
          <w:rFonts w:eastAsia="宋体" w:hint="eastAsia"/>
          <w:lang w:eastAsia="zh-CN"/>
          <w14:ligatures w14:val="standard"/>
        </w:rPr>
        <w:t>N</w:t>
      </w:r>
    </w:p>
    <w:p w14:paraId="4430932A" w14:textId="14E56BE8" w:rsidR="00585522" w:rsidRDefault="00D8650E">
      <w:pPr>
        <w:rPr>
          <w:rFonts w:ascii="Linux Libertine" w:eastAsia="宋体" w:hAnsi="Linux Libertine"/>
          <w:sz w:val="18"/>
          <w14:ligatures w14:val="standard"/>
        </w:rPr>
      </w:pPr>
      <w:r>
        <w:rPr>
          <w:rFonts w:ascii="Linux Libertine" w:eastAsia="宋体" w:hAnsi="Linux Libertine" w:hint="eastAsia"/>
          <w:sz w:val="18"/>
          <w14:ligatures w14:val="standard"/>
        </w:rPr>
        <w:t xml:space="preserve">In contemporary software applications, business and even people daily life, security is of utmost significance because if exposed, it may cause </w:t>
      </w:r>
      <w:r w:rsidR="006F66F7">
        <w:rPr>
          <w:rFonts w:ascii="Linux Libertine" w:eastAsia="宋体" w:hAnsi="Linux Libertine"/>
          <w:noProof/>
          <w:sz w:val="18"/>
          <w14:ligatures w14:val="standard"/>
        </w:rPr>
        <w:t>massive</w:t>
      </w:r>
      <w:r>
        <w:rPr>
          <w:rFonts w:ascii="Linux Libertine" w:eastAsia="宋体" w:hAnsi="Linux Libertine" w:hint="eastAsia"/>
          <w:sz w:val="18"/>
          <w14:ligatures w14:val="standard"/>
        </w:rPr>
        <w:t xml:space="preserve"> loss to a person or organization. We can see many new technologies applied and many issues detected in modern software applications or operating systems.</w:t>
      </w:r>
    </w:p>
    <w:p w14:paraId="168A94DE" w14:textId="77777777" w:rsidR="00585522" w:rsidRDefault="00D8650E">
      <w:pPr>
        <w:rPr>
          <w:rFonts w:ascii="Linux Libertine" w:eastAsia="宋体" w:hAnsi="Linux Libertine"/>
          <w:sz w:val="18"/>
          <w14:ligatures w14:val="standard"/>
        </w:rPr>
      </w:pPr>
      <w:r>
        <w:rPr>
          <w:rFonts w:ascii="Linux Libertine" w:eastAsia="宋体" w:hAnsi="Linux Libertine" w:hint="eastAsia"/>
          <w:sz w:val="18"/>
          <w14:ligatures w14:val="standard"/>
        </w:rPr>
        <w:t xml:space="preserve">Regarded as an </w:t>
      </w:r>
      <w:r w:rsidR="006F66F7">
        <w:rPr>
          <w:rFonts w:ascii="Linux Libertine" w:eastAsia="宋体" w:hAnsi="Linux Libertine"/>
          <w:noProof/>
          <w:sz w:val="18"/>
          <w14:ligatures w14:val="standard"/>
        </w:rPr>
        <w:t>essential</w:t>
      </w:r>
      <w:r>
        <w:rPr>
          <w:rFonts w:ascii="Linux Libertine" w:eastAsia="宋体" w:hAnsi="Linux Libertine" w:hint="eastAsia"/>
          <w:sz w:val="18"/>
          <w14:ligatures w14:val="standard"/>
        </w:rPr>
        <w:t xml:space="preserve"> subsystem of a school ERP system, Online Quiz System plays </w:t>
      </w:r>
      <w:r w:rsidRPr="006F66F7">
        <w:rPr>
          <w:rFonts w:ascii="Linux Libertine" w:eastAsia="宋体" w:hAnsi="Linux Libertine" w:hint="eastAsia"/>
          <w:noProof/>
          <w:sz w:val="18"/>
          <w14:ligatures w14:val="standard"/>
        </w:rPr>
        <w:t>a</w:t>
      </w:r>
      <w:r w:rsidR="006F66F7">
        <w:rPr>
          <w:rFonts w:ascii="Linux Libertine" w:eastAsia="宋体" w:hAnsi="Linux Libertine"/>
          <w:noProof/>
          <w:sz w:val="18"/>
          <w14:ligatures w14:val="standard"/>
        </w:rPr>
        <w:t xml:space="preserve"> vital</w:t>
      </w:r>
      <w:r>
        <w:rPr>
          <w:rFonts w:ascii="Linux Libertine" w:eastAsia="宋体" w:hAnsi="Linux Libertine" w:hint="eastAsia"/>
          <w:sz w:val="18"/>
          <w14:ligatures w14:val="standard"/>
        </w:rPr>
        <w:t xml:space="preserve"> role in helping </w:t>
      </w:r>
      <w:r w:rsidRPr="006F66F7">
        <w:rPr>
          <w:rFonts w:ascii="Linux Libertine" w:eastAsia="宋体" w:hAnsi="Linux Libertine" w:hint="eastAsia"/>
          <w:noProof/>
          <w:sz w:val="18"/>
          <w14:ligatures w14:val="standard"/>
        </w:rPr>
        <w:t>schools,</w:t>
      </w:r>
      <w:r>
        <w:rPr>
          <w:rFonts w:ascii="Linux Libertine" w:eastAsia="宋体" w:hAnsi="Linux Libertine" w:hint="eastAsia"/>
          <w:sz w:val="18"/>
          <w14:ligatures w14:val="standard"/>
        </w:rPr>
        <w:t xml:space="preserve"> E-learning websites and training institutions to allocate teaching resources and maximize students' and instructors' utilization. </w:t>
      </w:r>
    </w:p>
    <w:p w14:paraId="5D7DBD9F" w14:textId="77777777" w:rsidR="00585522" w:rsidRDefault="00D8650E">
      <w:pPr>
        <w:rPr>
          <w:rFonts w:ascii="Linux Libertine" w:eastAsia="宋体" w:hAnsi="Linux Libertine"/>
          <w:sz w:val="18"/>
          <w14:ligatures w14:val="standard"/>
        </w:rPr>
      </w:pPr>
      <w:r>
        <w:rPr>
          <w:rFonts w:ascii="Linux Libertine" w:eastAsia="宋体" w:hAnsi="Linux Libertine" w:hint="eastAsia"/>
          <w:sz w:val="18"/>
          <w14:ligatures w14:val="standard"/>
        </w:rPr>
        <w:t xml:space="preserve">As stated before, the problem is that it often lacks security protection and identity verification. If a courses </w:t>
      </w:r>
      <w:r w:rsidRPr="006F66F7">
        <w:rPr>
          <w:rFonts w:ascii="Linux Libertine" w:eastAsia="宋体" w:hAnsi="Linux Libertine" w:hint="eastAsia"/>
          <w:noProof/>
          <w:sz w:val="18"/>
          <w14:ligatures w14:val="standard"/>
        </w:rPr>
        <w:t>management system</w:t>
      </w:r>
      <w:r>
        <w:rPr>
          <w:rFonts w:ascii="Linux Libertine" w:eastAsia="宋体" w:hAnsi="Linux Libertine" w:hint="eastAsia"/>
          <w:sz w:val="18"/>
          <w14:ligatures w14:val="standard"/>
        </w:rPr>
        <w:t xml:space="preserve"> can impose real-time facial recognition on examinees in a quiz or an exam, it will to a large extent reduce the cost both from the students and the teachers including time, management, classroom maintenance, electricity and manual surveillance cost. </w:t>
      </w:r>
    </w:p>
    <w:p w14:paraId="3BE066B6" w14:textId="77777777" w:rsidR="00585522" w:rsidRDefault="00D8650E">
      <w:pPr>
        <w:rPr>
          <w:rFonts w:ascii="Linux Libertine" w:eastAsia="宋体" w:hAnsi="Linux Libertine"/>
          <w:sz w:val="18"/>
          <w14:ligatures w14:val="standard"/>
        </w:rPr>
      </w:pPr>
      <w:r>
        <w:rPr>
          <w:rFonts w:ascii="Linux Libertine" w:eastAsia="宋体" w:hAnsi="Linux Libertine" w:hint="eastAsia"/>
          <w:sz w:val="18"/>
          <w14:ligatures w14:val="standard"/>
        </w:rPr>
        <w:t xml:space="preserve">At the same time, nowadays </w:t>
      </w:r>
      <w:r w:rsidR="006F66F7" w:rsidRPr="006F66F7">
        <w:rPr>
          <w:rFonts w:ascii="Linux Libertine" w:eastAsia="宋体" w:hAnsi="Linux Libertine" w:hint="eastAsia"/>
          <w:noProof/>
          <w:sz w:val="18"/>
          <w14:ligatures w14:val="standard"/>
        </w:rPr>
        <w:t>a</w:t>
      </w:r>
      <w:r w:rsidRPr="006F66F7">
        <w:rPr>
          <w:rFonts w:ascii="Linux Libertine" w:eastAsia="宋体" w:hAnsi="Linux Libertine" w:hint="eastAsia"/>
          <w:noProof/>
          <w:sz w:val="18"/>
          <w14:ligatures w14:val="standard"/>
        </w:rPr>
        <w:t>rtific</w:t>
      </w:r>
      <w:r w:rsidR="006F66F7" w:rsidRPr="006F66F7">
        <w:rPr>
          <w:rFonts w:ascii="Linux Libertine" w:eastAsia="宋体" w:hAnsi="Linux Libertine" w:hint="eastAsia"/>
          <w:noProof/>
          <w:sz w:val="18"/>
          <w14:ligatures w14:val="standard"/>
        </w:rPr>
        <w:t>i</w:t>
      </w:r>
      <w:r w:rsidRPr="006F66F7">
        <w:rPr>
          <w:rFonts w:ascii="Linux Libertine" w:eastAsia="宋体" w:hAnsi="Linux Libertine" w:hint="eastAsia"/>
          <w:noProof/>
          <w:sz w:val="18"/>
          <w14:ligatures w14:val="standard"/>
        </w:rPr>
        <w:t xml:space="preserve">al </w:t>
      </w:r>
      <w:r w:rsidR="006F66F7" w:rsidRPr="006F66F7">
        <w:rPr>
          <w:rFonts w:ascii="Linux Libertine" w:eastAsia="宋体" w:hAnsi="Linux Libertine" w:hint="eastAsia"/>
          <w:noProof/>
          <w:sz w:val="18"/>
          <w14:ligatures w14:val="standard"/>
        </w:rPr>
        <w:t>i</w:t>
      </w:r>
      <w:r w:rsidRPr="006F66F7">
        <w:rPr>
          <w:rFonts w:ascii="Linux Libertine" w:eastAsia="宋体" w:hAnsi="Linux Libertine" w:hint="eastAsia"/>
          <w:noProof/>
          <w:sz w:val="18"/>
          <w14:ligatures w14:val="standard"/>
        </w:rPr>
        <w:t>ntelligence becomes more mature.</w:t>
      </w:r>
      <w:r>
        <w:rPr>
          <w:rFonts w:ascii="Linux Libertine" w:eastAsia="宋体" w:hAnsi="Linux Libertine" w:hint="eastAsia"/>
          <w:sz w:val="18"/>
          <w14:ligatures w14:val="standard"/>
        </w:rPr>
        <w:t xml:space="preserve"> Facial recognition, </w:t>
      </w:r>
      <w:r w:rsidRPr="006F66F7">
        <w:rPr>
          <w:rFonts w:ascii="Linux Libertine" w:eastAsia="宋体" w:hAnsi="Linux Libertine" w:hint="eastAsia"/>
          <w:noProof/>
          <w:sz w:val="18"/>
          <w14:ligatures w14:val="standard"/>
        </w:rPr>
        <w:t>as the</w:t>
      </w:r>
      <w:r>
        <w:rPr>
          <w:rFonts w:ascii="Linux Libertine" w:eastAsia="宋体" w:hAnsi="Linux Libertine" w:hint="eastAsia"/>
          <w:sz w:val="18"/>
          <w14:ligatures w14:val="standard"/>
        </w:rPr>
        <w:t xml:space="preserve"> most mature sub-area of AI, can be applied in various fields. Theoretically, it could be used in any system with authentication modules or replace the old fashion authentication module. It is ready to be commercially launched.  Since it is proved feasible in related fields, it is high time that we try to use the most mature, easily accessed and used technology to tackle such a serious problem.</w:t>
      </w:r>
    </w:p>
    <w:p w14:paraId="2AD127D0" w14:textId="77777777" w:rsidR="00585522" w:rsidRDefault="00D8650E">
      <w:pPr>
        <w:rPr>
          <w:ins w:id="1" w:author="Haiyang Yun" w:date="2017-11-29T15:44:00Z"/>
          <w:rFonts w:ascii="Linux Libertine" w:eastAsia="宋体" w:hAnsi="Linux Libertine"/>
          <w:sz w:val="18"/>
          <w14:ligatures w14:val="standard"/>
        </w:rPr>
      </w:pPr>
      <w:r>
        <w:rPr>
          <w:rFonts w:ascii="Linux Libertine" w:eastAsia="宋体" w:hAnsi="Linux Libertine" w:hint="eastAsia"/>
          <w:sz w:val="18"/>
          <w14:ligatures w14:val="standard"/>
        </w:rPr>
        <w:t xml:space="preserve">So in this project, we have set out to apply facial recognition to an Online Quiz system in answer to that problem. It not only features with traditional functionalities of Online Quiz System but also integrates the latest technologies of continuous biometric authentication when users are doing the quiz. Its potential customers are those who </w:t>
      </w:r>
      <w:r w:rsidR="006F66F7" w:rsidRPr="006F66F7">
        <w:rPr>
          <w:rFonts w:ascii="Linux Libertine" w:eastAsia="宋体" w:hAnsi="Linux Libertine"/>
          <w:noProof/>
          <w:sz w:val="18"/>
          <w14:ligatures w14:val="standard"/>
        </w:rPr>
        <w:t>want</w:t>
      </w:r>
      <w:r w:rsidR="006F66F7">
        <w:rPr>
          <w:rFonts w:ascii="Linux Libertine" w:eastAsia="宋体" w:hAnsi="Linux Libertine"/>
          <w:noProof/>
          <w:sz w:val="18"/>
          <w14:ligatures w14:val="standard"/>
        </w:rPr>
        <w:t xml:space="preserve"> to </w:t>
      </w:r>
      <w:r w:rsidRPr="006F66F7">
        <w:rPr>
          <w:rFonts w:ascii="Linux Libertine" w:eastAsia="宋体" w:hAnsi="Linux Libertine" w:hint="eastAsia"/>
          <w:noProof/>
          <w:sz w:val="18"/>
          <w14:ligatures w14:val="standard"/>
        </w:rPr>
        <w:t>newly launch</w:t>
      </w:r>
      <w:r>
        <w:rPr>
          <w:rFonts w:ascii="Linux Libertine" w:eastAsia="宋体" w:hAnsi="Linux Libertine" w:hint="eastAsia"/>
          <w:sz w:val="18"/>
          <w14:ligatures w14:val="standard"/>
        </w:rPr>
        <w:t xml:space="preserve"> a brand new Online Quiz System or upgrade their existing legacy system.</w:t>
      </w:r>
    </w:p>
    <w:p w14:paraId="34F12C48" w14:textId="77777777" w:rsidR="00585522" w:rsidRDefault="00D8650E">
      <w:pPr>
        <w:rPr>
          <w:rFonts w:ascii="Linux Libertine" w:eastAsia="宋体" w:hAnsi="Linux Libertine"/>
          <w:sz w:val="18"/>
          <w:lang w:val="en-CA"/>
          <w14:ligatures w14:val="standard"/>
        </w:rPr>
      </w:pPr>
      <w:r>
        <w:rPr>
          <w:rFonts w:ascii="Linux Libertine" w:eastAsia="宋体" w:hAnsi="Linux Libertine" w:hint="eastAsia"/>
          <w:sz w:val="18"/>
          <w:lang w:val="en-CA"/>
          <w14:ligatures w14:val="standard"/>
        </w:rPr>
        <w:t xml:space="preserve">The rest of the paper </w:t>
      </w:r>
      <w:r w:rsidRPr="006F66F7">
        <w:rPr>
          <w:rFonts w:ascii="Linux Libertine" w:eastAsia="宋体" w:hAnsi="Linux Libertine" w:hint="eastAsia"/>
          <w:noProof/>
          <w:sz w:val="18"/>
          <w:lang w:val="en-CA"/>
          <w14:ligatures w14:val="standard"/>
        </w:rPr>
        <w:t>is organized</w:t>
      </w:r>
      <w:r>
        <w:rPr>
          <w:rFonts w:ascii="Linux Libertine" w:eastAsia="宋体" w:hAnsi="Linux Libertine" w:hint="eastAsia"/>
          <w:sz w:val="18"/>
          <w:lang w:val="en-CA"/>
          <w14:ligatures w14:val="standard"/>
        </w:rPr>
        <w:t xml:space="preserve"> as follows. The </w:t>
      </w:r>
      <w:r>
        <w:rPr>
          <w:rFonts w:ascii="Linux Libertine" w:eastAsia="宋体" w:hAnsi="Linux Libertine" w:hint="eastAsia"/>
          <w:sz w:val="18"/>
          <w14:ligatures w14:val="standard"/>
        </w:rPr>
        <w:t>project details and methodologies</w:t>
      </w:r>
      <w:r>
        <w:rPr>
          <w:rFonts w:ascii="Linux Libertine" w:eastAsia="宋体" w:hAnsi="Linux Libertine" w:hint="eastAsia"/>
          <w:sz w:val="18"/>
          <w:lang w:val="en-CA"/>
          <w14:ligatures w14:val="standard"/>
        </w:rPr>
        <w:t xml:space="preserve"> </w:t>
      </w:r>
      <w:r w:rsidRPr="006F66F7">
        <w:rPr>
          <w:rFonts w:ascii="Linux Libertine" w:eastAsia="宋体" w:hAnsi="Linux Libertine" w:hint="eastAsia"/>
          <w:noProof/>
          <w:sz w:val="18"/>
          <w14:ligatures w14:val="standard"/>
        </w:rPr>
        <w:t>are</w:t>
      </w:r>
      <w:r w:rsidRPr="006F66F7">
        <w:rPr>
          <w:rFonts w:ascii="Linux Libertine" w:eastAsia="宋体" w:hAnsi="Linux Libertine" w:hint="eastAsia"/>
          <w:noProof/>
          <w:sz w:val="18"/>
          <w:lang w:val="en-CA"/>
          <w14:ligatures w14:val="standard"/>
        </w:rPr>
        <w:t xml:space="preserve"> defined</w:t>
      </w:r>
      <w:r>
        <w:rPr>
          <w:rFonts w:ascii="Linux Libertine" w:eastAsia="宋体" w:hAnsi="Linux Libertine" w:hint="eastAsia"/>
          <w:sz w:val="18"/>
          <w:lang w:val="en-CA"/>
          <w14:ligatures w14:val="standard"/>
        </w:rPr>
        <w:t xml:space="preserve"> in the next section. </w:t>
      </w:r>
      <w:r w:rsidR="006F66F7">
        <w:rPr>
          <w:rFonts w:ascii="Linux Libertine" w:eastAsia="宋体" w:hAnsi="Linux Libertine"/>
          <w:noProof/>
          <w:sz w:val="18"/>
          <w14:ligatures w14:val="standard"/>
        </w:rPr>
        <w:t xml:space="preserve">The </w:t>
      </w:r>
      <w:r w:rsidR="006F66F7">
        <w:rPr>
          <w:rFonts w:ascii="Linux Libertine" w:eastAsia="宋体" w:hAnsi="Linux Libertine"/>
          <w:noProof/>
          <w:sz w:val="18"/>
          <w14:ligatures w14:val="standard"/>
        </w:rPr>
        <w:lastRenderedPageBreak/>
        <w:t>e</w:t>
      </w:r>
      <w:r w:rsidRPr="006F66F7">
        <w:rPr>
          <w:rFonts w:ascii="Linux Libertine" w:eastAsia="宋体" w:hAnsi="Linux Libertine" w:hint="eastAsia"/>
          <w:noProof/>
          <w:sz w:val="18"/>
          <w14:ligatures w14:val="standard"/>
        </w:rPr>
        <w:t>xperimental</w:t>
      </w:r>
      <w:r>
        <w:rPr>
          <w:rFonts w:ascii="Linux Libertine" w:eastAsia="宋体" w:hAnsi="Linux Libertine" w:hint="eastAsia"/>
          <w:sz w:val="18"/>
          <w14:ligatures w14:val="standard"/>
        </w:rPr>
        <w:t xml:space="preserve"> setup </w:t>
      </w:r>
      <w:r w:rsidRPr="006F66F7">
        <w:rPr>
          <w:rFonts w:ascii="Linux Libertine" w:eastAsia="宋体" w:hAnsi="Linux Libertine" w:hint="eastAsia"/>
          <w:noProof/>
          <w:sz w:val="18"/>
          <w14:ligatures w14:val="standard"/>
        </w:rPr>
        <w:t>is describe</w:t>
      </w:r>
      <w:r w:rsidRPr="006F66F7">
        <w:rPr>
          <w:rFonts w:ascii="Linux Libertine" w:eastAsia="宋体" w:hAnsi="Linux Libertine" w:hint="eastAsia"/>
          <w:noProof/>
          <w:sz w:val="18"/>
          <w:lang w:val="en-CA"/>
          <w14:ligatures w14:val="standard"/>
        </w:rPr>
        <w:t>d</w:t>
      </w:r>
      <w:r>
        <w:rPr>
          <w:rFonts w:ascii="Linux Libertine" w:eastAsia="宋体" w:hAnsi="Linux Libertine" w:hint="eastAsia"/>
          <w:sz w:val="18"/>
          <w:lang w:val="en-CA"/>
          <w14:ligatures w14:val="standard"/>
        </w:rPr>
        <w:t xml:space="preserve"> in Section 3. Finally,</w:t>
      </w:r>
      <w:r w:rsidR="006F66F7">
        <w:rPr>
          <w:rFonts w:ascii="Linux Libertine" w:eastAsia="宋体" w:hAnsi="Linux Libertine"/>
          <w:sz w:val="18"/>
          <w:lang w:val="en-CA"/>
          <w14:ligatures w14:val="standard"/>
        </w:rPr>
        <w:t xml:space="preserve"> the</w:t>
      </w:r>
      <w:r>
        <w:rPr>
          <w:rFonts w:ascii="Linux Libertine" w:eastAsia="宋体" w:hAnsi="Linux Libertine" w:hint="eastAsia"/>
          <w:sz w:val="18"/>
          <w:lang w:val="en-CA"/>
          <w14:ligatures w14:val="standard"/>
        </w:rPr>
        <w:t xml:space="preserve"> </w:t>
      </w:r>
      <w:r w:rsidRPr="006F66F7">
        <w:rPr>
          <w:rFonts w:ascii="Linux Libertine" w:eastAsia="宋体" w:hAnsi="Linux Libertine" w:hint="eastAsia"/>
          <w:noProof/>
          <w:sz w:val="18"/>
          <w:lang w:val="en-CA"/>
          <w14:ligatures w14:val="standard"/>
        </w:rPr>
        <w:t>conclusion</w:t>
      </w:r>
      <w:r>
        <w:rPr>
          <w:rFonts w:ascii="Linux Libertine" w:eastAsia="宋体" w:hAnsi="Linux Libertine" w:hint="eastAsia"/>
          <w:sz w:val="18"/>
          <w:lang w:val="en-CA"/>
          <w14:ligatures w14:val="standard"/>
        </w:rPr>
        <w:t xml:space="preserve"> is the last section.</w:t>
      </w:r>
    </w:p>
    <w:p w14:paraId="233C9834" w14:textId="41ABF65C" w:rsidR="00585522" w:rsidRDefault="00D8650E">
      <w:pPr>
        <w:pStyle w:val="Head1"/>
        <w:ind w:left="0" w:firstLine="0"/>
        <w:rPr>
          <w14:ligatures w14:val="standard"/>
        </w:rPr>
      </w:pPr>
      <w:r>
        <w:rPr>
          <w14:ligatures w14:val="standard"/>
        </w:rPr>
        <w:t>2</w:t>
      </w:r>
      <w:r>
        <w:rPr>
          <w:szCs w:val="22"/>
          <w14:ligatures w14:val="standard"/>
        </w:rPr>
        <w:t> </w:t>
      </w:r>
      <w:r w:rsidR="006018B4">
        <w:rPr>
          <w:rFonts w:eastAsia="宋体"/>
          <w:lang w:eastAsia="zh-CN"/>
          <w14:ligatures w14:val="standard"/>
        </w:rPr>
        <w:t>RELATED WORKD</w:t>
      </w:r>
    </w:p>
    <w:p w14:paraId="66A7D8C2" w14:textId="771B4576" w:rsidR="00585522" w:rsidRDefault="00D8650E">
      <w:pPr>
        <w:pStyle w:val="Head2"/>
        <w:rPr>
          <w:rFonts w:eastAsia="宋体"/>
          <w:szCs w:val="22"/>
          <w:lang w:eastAsia="zh-CN"/>
          <w14:ligatures w14:val="standard"/>
        </w:rPr>
      </w:pPr>
      <w:r>
        <w:rPr>
          <w14:ligatures w14:val="standard"/>
        </w:rPr>
        <w:t>2.1</w:t>
      </w:r>
      <w:r>
        <w:rPr>
          <w:szCs w:val="22"/>
          <w14:ligatures w14:val="standard"/>
        </w:rPr>
        <w:t> </w:t>
      </w:r>
      <w:r w:rsidR="006018B4">
        <w:rPr>
          <w:rFonts w:eastAsia="宋体"/>
          <w:szCs w:val="22"/>
          <w:lang w:eastAsia="zh-CN"/>
          <w14:ligatures w14:val="standard"/>
        </w:rPr>
        <w:t>Project Details and Methodologies</w:t>
      </w:r>
    </w:p>
    <w:p w14:paraId="50336A76" w14:textId="43552BE8" w:rsidR="00585522" w:rsidRDefault="00D8650E">
      <w:pPr>
        <w:pStyle w:val="Para"/>
        <w:ind w:firstLine="0"/>
        <w:jc w:val="both"/>
        <w:rPr>
          <w14:ligatures w14:val="standard"/>
        </w:rPr>
      </w:pPr>
      <w:r>
        <w:rPr>
          <w:rFonts w:eastAsia="宋体" w:hint="eastAsia"/>
          <w:lang w:eastAsia="zh-CN"/>
          <w14:ligatures w14:val="standard"/>
        </w:rPr>
        <w:t xml:space="preserve">Current </w:t>
      </w:r>
      <w:r>
        <w:rPr>
          <w14:ligatures w14:val="standard"/>
        </w:rPr>
        <w:t>fac</w:t>
      </w:r>
      <w:r>
        <w:rPr>
          <w:rFonts w:eastAsia="宋体" w:hint="eastAsia"/>
          <w:lang w:eastAsia="zh-CN"/>
          <w14:ligatures w14:val="standard"/>
        </w:rPr>
        <w:t>ial</w:t>
      </w:r>
      <w:r>
        <w:rPr>
          <w14:ligatures w14:val="standard"/>
        </w:rPr>
        <w:t xml:space="preserve"> recognition system</w:t>
      </w:r>
      <w:r>
        <w:rPr>
          <w:rFonts w:eastAsia="宋体" w:hint="eastAsia"/>
          <w:lang w:eastAsia="zh-CN"/>
          <w14:ligatures w14:val="standard"/>
        </w:rPr>
        <w:t xml:space="preserve">s are functional </w:t>
      </w:r>
      <w:hyperlink r:id="rId14" w:tooltip="Application software" w:history="1">
        <w:r>
          <w:rPr>
            <w14:ligatures w14:val="standard"/>
          </w:rPr>
          <w:t>computer application</w:t>
        </w:r>
      </w:hyperlink>
      <w:r>
        <w:rPr>
          <w:rFonts w:eastAsia="宋体" w:hint="eastAsia"/>
          <w:lang w:eastAsia="zh-CN"/>
          <w14:ligatures w14:val="standard"/>
        </w:rPr>
        <w:t>s</w:t>
      </w:r>
      <w:r>
        <w:rPr>
          <w14:ligatures w14:val="standard"/>
        </w:rPr>
        <w:t> </w:t>
      </w:r>
      <w:r>
        <w:rPr>
          <w:rFonts w:eastAsia="宋体" w:hint="eastAsia"/>
          <w:lang w:eastAsia="zh-CN"/>
          <w14:ligatures w14:val="standard"/>
        </w:rPr>
        <w:t>being able to identify</w:t>
      </w:r>
      <w:r>
        <w:rPr>
          <w14:ligatures w14:val="standard"/>
        </w:rPr>
        <w:t> or </w:t>
      </w:r>
      <w:r>
        <w:rPr>
          <w:rFonts w:eastAsia="宋体" w:hint="eastAsia"/>
          <w:lang w:eastAsia="zh-CN"/>
          <w14:ligatures w14:val="standard"/>
        </w:rPr>
        <w:t>verify</w:t>
      </w:r>
      <w:r>
        <w:rPr>
          <w14:ligatures w14:val="standard"/>
        </w:rPr>
        <w:t> </w:t>
      </w:r>
      <w:r>
        <w:rPr>
          <w:rFonts w:eastAsia="宋体" w:hint="eastAsia"/>
          <w:lang w:eastAsia="zh-CN"/>
          <w14:ligatures w14:val="standard"/>
        </w:rPr>
        <w:t>users</w:t>
      </w:r>
      <w:r>
        <w:rPr>
          <w14:ligatures w14:val="standard"/>
        </w:rPr>
        <w:t xml:space="preserve"> from a </w:t>
      </w:r>
      <w:r>
        <w:rPr>
          <w:rFonts w:eastAsia="宋体" w:hint="eastAsia"/>
          <w:lang w:eastAsia="zh-CN"/>
          <w14:ligatures w14:val="standard"/>
        </w:rPr>
        <w:t xml:space="preserve">live </w:t>
      </w:r>
      <w:hyperlink r:id="rId15" w:tooltip="Digital image" w:history="1">
        <w:r>
          <w:rPr>
            <w14:ligatures w14:val="standard"/>
          </w:rPr>
          <w:t>digital image</w:t>
        </w:r>
      </w:hyperlink>
      <w:r>
        <w:rPr>
          <w14:ligatures w14:val="standard"/>
        </w:rPr>
        <w:t> or a </w:t>
      </w:r>
      <w:hyperlink r:id="rId16" w:tooltip="Film frame" w:history="1">
        <w:r>
          <w:rPr>
            <w14:ligatures w14:val="standard"/>
          </w:rPr>
          <w:t>video frame</w:t>
        </w:r>
      </w:hyperlink>
      <w:r>
        <w:rPr>
          <w14:ligatures w14:val="standard"/>
        </w:rPr>
        <w:t> from a </w:t>
      </w:r>
      <w:hyperlink r:id="rId17" w:tooltip="Video" w:history="1">
        <w:r>
          <w:rPr>
            <w14:ligatures w14:val="standard"/>
          </w:rPr>
          <w:t>video</w:t>
        </w:r>
      </w:hyperlink>
      <w:r>
        <w:rPr>
          <w14:ligatures w14:val="standard"/>
        </w:rPr>
        <w:t> source. One of the ways to do this is by comparing selected </w:t>
      </w:r>
      <w:hyperlink r:id="rId18" w:tooltip="Face" w:history="1">
        <w:r>
          <w:rPr>
            <w14:ligatures w14:val="standard"/>
          </w:rPr>
          <w:t>facial features</w:t>
        </w:r>
      </w:hyperlink>
      <w:r>
        <w:rPr>
          <w14:ligatures w14:val="standard"/>
        </w:rPr>
        <w:t> from the image and a face </w:t>
      </w:r>
      <w:hyperlink r:id="rId19" w:tooltip="Database management system" w:history="1">
        <w:r>
          <w:rPr>
            <w14:ligatures w14:val="standard"/>
          </w:rPr>
          <w:t>database</w:t>
        </w:r>
      </w:hyperlink>
      <w:r>
        <w:rPr>
          <w:rFonts w:eastAsia="宋体" w:hint="eastAsia"/>
          <w:lang w:eastAsia="zh-CN"/>
          <w14:ligatures w14:val="standard"/>
        </w:rPr>
        <w:t xml:space="preserve">. </w:t>
      </w:r>
      <w:r>
        <w:rPr>
          <w14:ligatures w14:val="standard"/>
        </w:rPr>
        <w:t>It is typically used in </w:t>
      </w:r>
      <w:hyperlink r:id="rId20" w:tooltip="Burglar alarm" w:history="1">
        <w:r>
          <w:rPr>
            <w14:ligatures w14:val="standard"/>
          </w:rPr>
          <w:t>security systems</w:t>
        </w:r>
      </w:hyperlink>
      <w:r>
        <w:rPr>
          <w14:ligatures w14:val="standard"/>
        </w:rPr>
        <w:t xml:space="preserve"> and can </w:t>
      </w:r>
      <w:r w:rsidRPr="006F66F7">
        <w:rPr>
          <w:noProof/>
          <w14:ligatures w14:val="standard"/>
        </w:rPr>
        <w:t>be compared</w:t>
      </w:r>
      <w:r>
        <w:rPr>
          <w14:ligatures w14:val="standard"/>
        </w:rPr>
        <w:t xml:space="preserve"> to other </w:t>
      </w:r>
      <w:hyperlink r:id="rId21" w:tooltip="Biometrics" w:history="1">
        <w:r>
          <w:rPr>
            <w14:ligatures w14:val="standard"/>
          </w:rPr>
          <w:t>biometrics</w:t>
        </w:r>
      </w:hyperlink>
      <w:r>
        <w:rPr>
          <w14:ligatures w14:val="standard"/>
        </w:rPr>
        <w:t> such as </w:t>
      </w:r>
      <w:hyperlink r:id="rId22" w:tooltip="Fingerprint" w:history="1">
        <w:r>
          <w:rPr>
            <w14:ligatures w14:val="standard"/>
          </w:rPr>
          <w:t>fingerprint</w:t>
        </w:r>
      </w:hyperlink>
      <w:r>
        <w:rPr>
          <w14:ligatures w14:val="standard"/>
        </w:rPr>
        <w:t> or eye </w:t>
      </w:r>
      <w:hyperlink r:id="rId23" w:tooltip="Iris recognition" w:history="1">
        <w:r>
          <w:rPr>
            <w14:ligatures w14:val="standard"/>
          </w:rPr>
          <w:t>iris recognition</w:t>
        </w:r>
      </w:hyperlink>
      <w:r>
        <w:rPr>
          <w14:ligatures w14:val="standard"/>
        </w:rPr>
        <w:t> systems.</w:t>
      </w:r>
      <w:r>
        <w:rPr>
          <w:rFonts w:eastAsia="宋体" w:hint="eastAsia"/>
          <w:lang w:eastAsia="zh-CN"/>
          <w14:ligatures w14:val="standard"/>
        </w:rPr>
        <w:t xml:space="preserve"> </w:t>
      </w:r>
      <w:hyperlink r:id="rId24" w:anchor="cite_note-Animetrics-1" w:history="1">
        <w:r>
          <w:rPr>
            <w14:ligatures w14:val="standard"/>
          </w:rPr>
          <w:t>[1]</w:t>
        </w:r>
      </w:hyperlink>
      <w:r>
        <w:rPr>
          <w14:ligatures w14:val="standard"/>
        </w:rPr>
        <w:t> Recently, it has also become popular as a commercial identification and marketing tool.</w:t>
      </w:r>
      <w:hyperlink r:id="rId25" w:anchor="cite_note-2" w:history="1">
        <w:r>
          <w:rPr>
            <w14:ligatures w14:val="standard"/>
          </w:rPr>
          <w:t>[2]</w:t>
        </w:r>
      </w:hyperlink>
    </w:p>
    <w:p w14:paraId="5F87FE7E" w14:textId="1B6E0C2E" w:rsidR="00585522" w:rsidRDefault="00D8650E">
      <w:pPr>
        <w:pStyle w:val="Para"/>
        <w:ind w:firstLine="0"/>
        <w:jc w:val="both"/>
        <w:rPr>
          <w:rStyle w:val="afe"/>
        </w:rPr>
      </w:pPr>
      <w:r>
        <w:rPr>
          <w:rFonts w:eastAsia="宋体" w:hint="eastAsia"/>
          <w:lang w:eastAsia="zh-CN"/>
          <w14:ligatures w14:val="standard"/>
        </w:rPr>
        <w:t>Face recognition</w:t>
      </w:r>
      <w:r>
        <w:rPr>
          <w14:ligatures w14:val="standard"/>
        </w:rPr>
        <w:t xml:space="preserve"> for user authentication comprises two main steps, namely the face detection and recognition. The difficulties in face detection mainly come from two aspects: 1) the large visual variations of human faces in the cluttered backgrounds; 2) the large search space of possible face positions and face sizes. Existing schemes may not be effective for faces due to small-sized faces, lighting and </w:t>
      </w:r>
      <w:r w:rsidR="006F66F7">
        <w:rPr>
          <w:noProof/>
          <w14:ligatures w14:val="standard"/>
        </w:rPr>
        <w:t>multiple</w:t>
      </w:r>
      <w:r>
        <w:rPr>
          <w14:ligatures w14:val="standard"/>
        </w:rPr>
        <w:t xml:space="preserve"> appearance variations, i.e., face recognition for unconstrained video-surveillance environments is a highly demanding </w:t>
      </w:r>
      <w:r w:rsidRPr="006F66F7">
        <w:rPr>
          <w:noProof/>
          <w14:ligatures w14:val="standard"/>
        </w:rPr>
        <w:t>task</w:t>
      </w:r>
      <w:r>
        <w:rPr>
          <w14:ligatures w14:val="standard"/>
        </w:rPr>
        <w:t xml:space="preserve"> and needs several pre-processing to be usable. </w:t>
      </w:r>
      <w:r>
        <w:rPr>
          <w:rFonts w:eastAsia="宋体" w:hint="eastAsia"/>
          <w:lang w:eastAsia="zh-CN"/>
          <w14:ligatures w14:val="standard"/>
        </w:rPr>
        <w:t>[3]</w:t>
      </w:r>
    </w:p>
    <w:p w14:paraId="7F3B0881" w14:textId="40EED8DE" w:rsidR="00585522" w:rsidRDefault="00D8650E">
      <w:pPr>
        <w:pStyle w:val="Para"/>
        <w:ind w:firstLine="0"/>
        <w:jc w:val="both"/>
        <w:rPr>
          <w14:ligatures w14:val="standard"/>
        </w:rPr>
      </w:pPr>
      <w:r>
        <w:rPr>
          <w:rFonts w:hint="eastAsia"/>
          <w14:ligatures w14:val="standard"/>
        </w:rPr>
        <w:t xml:space="preserve">Online </w:t>
      </w:r>
      <w:r>
        <w:rPr>
          <w:rFonts w:eastAsia="宋体" w:hint="eastAsia"/>
          <w:lang w:eastAsia="zh-CN"/>
          <w14:ligatures w14:val="standard"/>
        </w:rPr>
        <w:t>quiz or exam</w:t>
      </w:r>
      <w:r>
        <w:rPr>
          <w:rFonts w:hint="eastAsia"/>
          <w14:ligatures w14:val="standard"/>
        </w:rPr>
        <w:t xml:space="preserve"> is conducting a test online to measure the knowledge of the participants on a given topic. In the olden </w:t>
      </w:r>
      <w:r w:rsidRPr="006F66F7">
        <w:rPr>
          <w:rFonts w:hint="eastAsia"/>
          <w:noProof/>
          <w14:ligatures w14:val="standard"/>
        </w:rPr>
        <w:t>days</w:t>
      </w:r>
      <w:r w:rsidR="006F66F7">
        <w:rPr>
          <w:noProof/>
          <w14:ligatures w14:val="standard"/>
        </w:rPr>
        <w:t>,</w:t>
      </w:r>
      <w:r>
        <w:rPr>
          <w:rFonts w:hint="eastAsia"/>
          <w14:ligatures w14:val="standard"/>
        </w:rPr>
        <w:t xml:space="preserve"> everybody had to gather in a classroom at the same time to take an exam. With online </w:t>
      </w:r>
      <w:r w:rsidRPr="006F66F7">
        <w:rPr>
          <w:rFonts w:hint="eastAsia"/>
          <w:noProof/>
          <w14:ligatures w14:val="standard"/>
        </w:rPr>
        <w:t>examination</w:t>
      </w:r>
      <w:r w:rsidR="006F66F7">
        <w:rPr>
          <w:noProof/>
          <w14:ligatures w14:val="standard"/>
        </w:rPr>
        <w:t>,</w:t>
      </w:r>
      <w:r>
        <w:rPr>
          <w:rFonts w:hint="eastAsia"/>
          <w14:ligatures w14:val="standard"/>
        </w:rPr>
        <w:t xml:space="preserve"> students can do the exam online, in their own time and with their device, regardless where they </w:t>
      </w:r>
      <w:r w:rsidRPr="006F66F7">
        <w:rPr>
          <w:rFonts w:hint="eastAsia"/>
          <w:noProof/>
          <w14:ligatures w14:val="standard"/>
        </w:rPr>
        <w:t>li</w:t>
      </w:r>
      <w:r w:rsidR="006F66F7">
        <w:rPr>
          <w:noProof/>
          <w14:ligatures w14:val="standard"/>
        </w:rPr>
        <w:t>ve</w:t>
      </w:r>
      <w:r>
        <w:rPr>
          <w:rFonts w:hint="eastAsia"/>
          <w14:ligatures w14:val="standard"/>
        </w:rPr>
        <w:t xml:space="preserve">. You online need a browser and internet connection. </w:t>
      </w:r>
      <w:r>
        <w:rPr>
          <w:rFonts w:eastAsia="宋体" w:hint="eastAsia"/>
          <w:lang w:eastAsia="zh-CN"/>
          <w14:ligatures w14:val="standard"/>
        </w:rPr>
        <w:t>[4]</w:t>
      </w:r>
    </w:p>
    <w:p w14:paraId="044AAE9B" w14:textId="77777777" w:rsidR="00455357" w:rsidRDefault="00455357">
      <w:pPr>
        <w:pStyle w:val="Head2"/>
        <w:rPr>
          <w14:ligatures w14:val="standard"/>
        </w:rPr>
        <w:sectPr w:rsidR="00455357" w:rsidSect="00B13291">
          <w:endnotePr>
            <w:numFmt w:val="decimal"/>
          </w:endnotePr>
          <w:type w:val="continuous"/>
          <w:pgSz w:w="12240" w:h="15840"/>
          <w:pgMar w:top="1500" w:right="1080" w:bottom="1600" w:left="1080" w:header="1080" w:footer="1080" w:gutter="0"/>
          <w:pgNumType w:start="1"/>
          <w:cols w:num="2" w:space="480"/>
          <w:titlePg/>
          <w:docGrid w:linePitch="360"/>
        </w:sectPr>
      </w:pPr>
    </w:p>
    <w:p w14:paraId="3089B609" w14:textId="47EED410" w:rsidR="00C572CD" w:rsidRDefault="0006313B" w:rsidP="00C572CD">
      <w:pPr>
        <w:pStyle w:val="Head2"/>
        <w:ind w:left="0" w:firstLine="0"/>
        <w:rPr>
          <w:lang w:eastAsia="zh-CN"/>
          <w14:ligatures w14:val="standard"/>
        </w:rPr>
        <w:sectPr w:rsidR="00C572CD" w:rsidSect="00B13291">
          <w:endnotePr>
            <w:numFmt w:val="decimal"/>
          </w:endnotePr>
          <w:type w:val="continuous"/>
          <w:pgSz w:w="12240" w:h="15840"/>
          <w:pgMar w:top="1500" w:right="1080" w:bottom="1600" w:left="1080" w:header="1080" w:footer="1080" w:gutter="0"/>
          <w:pgNumType w:start="1"/>
          <w:cols w:num="2" w:space="480"/>
          <w:titlePg/>
          <w:docGrid w:linePitch="360"/>
        </w:sectPr>
      </w:pPr>
      <w:r>
        <w:rPr>
          <w:rFonts w:hint="eastAsia"/>
          <w:noProof/>
        </w:rPr>
        <w:lastRenderedPageBreak/>
        <mc:AlternateContent>
          <mc:Choice Requires="wpg">
            <w:drawing>
              <wp:anchor distT="0" distB="0" distL="114300" distR="114300" simplePos="0" relativeHeight="251679744" behindDoc="0" locked="0" layoutInCell="1" allowOverlap="1" wp14:anchorId="622C999C" wp14:editId="6ADEC4A4">
                <wp:simplePos x="0" y="0"/>
                <wp:positionH relativeFrom="column">
                  <wp:posOffset>167005</wp:posOffset>
                </wp:positionH>
                <wp:positionV relativeFrom="paragraph">
                  <wp:posOffset>-41275</wp:posOffset>
                </wp:positionV>
                <wp:extent cx="6057900" cy="3192145"/>
                <wp:effectExtent l="0" t="0" r="0" b="8255"/>
                <wp:wrapTopAndBottom/>
                <wp:docPr id="25" name="组 25"/>
                <wp:cNvGraphicFramePr/>
                <a:graphic xmlns:a="http://schemas.openxmlformats.org/drawingml/2006/main">
                  <a:graphicData uri="http://schemas.microsoft.com/office/word/2010/wordprocessingGroup">
                    <wpg:wgp>
                      <wpg:cNvGrpSpPr/>
                      <wpg:grpSpPr>
                        <a:xfrm>
                          <a:off x="0" y="0"/>
                          <a:ext cx="6057900" cy="3192145"/>
                          <a:chOff x="0" y="0"/>
                          <a:chExt cx="6057900" cy="3192145"/>
                        </a:xfrm>
                      </wpg:grpSpPr>
                      <wps:wsp>
                        <wps:cNvPr id="26" name="文本框 26"/>
                        <wps:cNvSpPr txBox="1"/>
                        <wps:spPr>
                          <a:xfrm>
                            <a:off x="1930400" y="2667000"/>
                            <a:ext cx="2478405" cy="525145"/>
                          </a:xfrm>
                          <a:prstGeom prst="rect">
                            <a:avLst/>
                          </a:prstGeom>
                          <a:noFill/>
                          <a:ln>
                            <a:noFill/>
                          </a:ln>
                          <a:effectLst/>
                        </wps:spPr>
                        <wps:txbx>
                          <w:txbxContent>
                            <w:p w14:paraId="15B7404C" w14:textId="77777777" w:rsidR="00812298" w:rsidRPr="00FD62FE" w:rsidRDefault="00812298" w:rsidP="00812298">
                              <w:pPr>
                                <w:pStyle w:val="FigureCaption"/>
                                <w:rPr>
                                  <w14:ligatures w14:val="standard"/>
                                </w:rPr>
                              </w:pPr>
                              <w:r w:rsidRPr="00B07A7C">
                                <w:rPr>
                                  <w:rStyle w:val="Label"/>
                                  <w:rFonts w:ascii="Linux Libertine" w:hAnsi="Linux Libertine"/>
                                  <w14:ligatures w14:val="standard"/>
                                </w:rPr>
                                <w:t xml:space="preserve">Figure 1: </w:t>
                              </w:r>
                              <w:r w:rsidRPr="00B07A7C">
                                <w:rPr>
                                  <w:rStyle w:val="Label"/>
                                  <w:rFonts w:eastAsia="宋体" w:hint="eastAsia"/>
                                  <w:bCs/>
                                  <w:lang w:eastAsia="zh-CN"/>
                                  <w14:ligatures w14:val="standard"/>
                                </w:rPr>
                                <w:t xml:space="preserve">Final </w:t>
                              </w:r>
                              <w:proofErr w:type="gramStart"/>
                              <w:r w:rsidRPr="00B07A7C">
                                <w:rPr>
                                  <w:rStyle w:val="Label"/>
                                  <w:rFonts w:ascii="Linux Libertine" w:hAnsi="Linux Libertine" w:hint="eastAsia"/>
                                  <w:bCs/>
                                  <w:szCs w:val="18"/>
                                  <w:lang w:eastAsia="zh-CN"/>
                                  <w14:ligatures w14:val="standard"/>
                                </w:rPr>
                                <w:t>WBS(</w:t>
                              </w:r>
                              <w:proofErr w:type="gramEnd"/>
                              <w:r w:rsidRPr="00B07A7C">
                                <w:rPr>
                                  <w:rStyle w:val="Label"/>
                                  <w:rFonts w:ascii="Linux Libertine" w:hAnsi="Linux Libertine" w:hint="eastAsia"/>
                                  <w:bCs/>
                                  <w:szCs w:val="18"/>
                                  <w:lang w:eastAsia="zh-CN"/>
                                  <w14:ligatures w14:val="standard"/>
                                </w:rPr>
                                <w:t>Wor</w:t>
                              </w:r>
                              <w:r w:rsidRPr="00B07A7C">
                                <w:rPr>
                                  <w:rStyle w:val="Label"/>
                                  <w:rFonts w:ascii="Linux Libertine" w:hAnsi="Linux Libertine"/>
                                  <w:bCs/>
                                  <w:szCs w:val="18"/>
                                  <w:lang w:eastAsia="zh-CN"/>
                                  <w14:ligatures w14:val="standard"/>
                                </w:rPr>
                                <w:t>k</w:t>
                              </w:r>
                              <w:r w:rsidRPr="00B07A7C">
                                <w:rPr>
                                  <w:rStyle w:val="Label"/>
                                  <w:rFonts w:ascii="Linux Libertine" w:hAnsi="Linux Libertine" w:hint="eastAsia"/>
                                  <w:bCs/>
                                  <w:szCs w:val="18"/>
                                  <w:lang w:eastAsia="zh-CN"/>
                                  <w14:ligatures w14:val="standard"/>
                                </w:rPr>
                                <w:t xml:space="preserve"> Breakdown Structure)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7" name="图片 27" descr="../611WBS%20(1).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2924175"/>
                          </a:xfrm>
                          <a:prstGeom prst="rect">
                            <a:avLst/>
                          </a:prstGeom>
                          <a:noFill/>
                          <a:ln>
                            <a:noFill/>
                          </a:ln>
                        </pic:spPr>
                      </pic:pic>
                    </wpg:wgp>
                  </a:graphicData>
                </a:graphic>
              </wp:anchor>
            </w:drawing>
          </mc:Choice>
          <mc:Fallback>
            <w:pict>
              <v:group w14:anchorId="622C999C" id="_x7ec4__x0020_25" o:spid="_x0000_s1026" style="position:absolute;margin-left:13.15pt;margin-top:-3.2pt;width:477pt;height:251.35pt;z-index:251679744" coordsize="6057900,31921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">
                <v:shapetype id="_x0000_t202" coordsize="21600,21600" o:spt="202" path="m0,0l0,21600,21600,21600,21600,0xe">
                  <v:stroke joinstyle="miter"/>
                  <v:path gradientshapeok="t" o:connecttype="rect"/>
                </v:shapetype>
                <v:shape id="_x6587__x672c__x6846__x0020_26" o:spid="_x0000_s1027" type="#_x0000_t202" style="position:absolute;left:1930400;top:2667000;width:2478405;height:5251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iQ2JwgAA&#10;ANsAAAAPAAAAZHJzL2Rvd25yZXYueG1sRI/dasJAFITvhb7Dcgq9042hFY2uUqwF7/x9gEP2mI3J&#10;ng3ZVVOfvisIXg4z8w0zW3S2FldqfelYwXCQgCDOnS65UHA8/PbHIHxA1lg7JgV/5GExf+vNMNPu&#10;xju67kMhIoR9hgpMCE0mpc8NWfQD1xBH7+RaiyHKtpC6xVuE21qmSTKSFkuOCwYbWhrKq/3FKhgn&#10;dlNVk3Tr7ed9+GWWP27VnJX6eO++pyACdeEVfrbXWkE6gseX+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JDYnCAAAA2wAAAA8AAAAAAAAAAAAAAAAAlwIAAGRycy9kb3du&#10;cmV2LnhtbFBLBQYAAAAABAAEAPUAAACGAwAAAAA=&#10;" filled="f" stroked="f">
                  <v:textbox style="mso-fit-shape-to-text:t">
                    <w:txbxContent>
                      <w:p w14:paraId="15B7404C" w14:textId="77777777" w:rsidR="00812298" w:rsidRPr="00FD62FE" w:rsidRDefault="00812298" w:rsidP="00812298">
                        <w:pPr>
                          <w:pStyle w:val="FigureCaption"/>
                          <w:rPr>
                            <w14:ligatures w14:val="standard"/>
                          </w:rPr>
                        </w:pPr>
                        <w:r w:rsidRPr="00B07A7C">
                          <w:rPr>
                            <w:rStyle w:val="Label"/>
                            <w:rFonts w:ascii="Linux Libertine" w:hAnsi="Linux Libertine"/>
                            <w14:ligatures w14:val="standard"/>
                          </w:rPr>
                          <w:t xml:space="preserve">Figure 1: </w:t>
                        </w:r>
                        <w:r w:rsidRPr="00B07A7C">
                          <w:rPr>
                            <w:rStyle w:val="Label"/>
                            <w:rFonts w:eastAsia="宋体" w:hint="eastAsia"/>
                            <w:bCs/>
                            <w:lang w:eastAsia="zh-CN"/>
                            <w14:ligatures w14:val="standard"/>
                          </w:rPr>
                          <w:t xml:space="preserve">Final </w:t>
                        </w:r>
                        <w:proofErr w:type="gramStart"/>
                        <w:r w:rsidRPr="00B07A7C">
                          <w:rPr>
                            <w:rStyle w:val="Label"/>
                            <w:rFonts w:ascii="Linux Libertine" w:hAnsi="Linux Libertine" w:hint="eastAsia"/>
                            <w:bCs/>
                            <w:szCs w:val="18"/>
                            <w:lang w:eastAsia="zh-CN"/>
                            <w14:ligatures w14:val="standard"/>
                          </w:rPr>
                          <w:t>WBS(</w:t>
                        </w:r>
                        <w:proofErr w:type="gramEnd"/>
                        <w:r w:rsidRPr="00B07A7C">
                          <w:rPr>
                            <w:rStyle w:val="Label"/>
                            <w:rFonts w:ascii="Linux Libertine" w:hAnsi="Linux Libertine" w:hint="eastAsia"/>
                            <w:bCs/>
                            <w:szCs w:val="18"/>
                            <w:lang w:eastAsia="zh-CN"/>
                            <w14:ligatures w14:val="standard"/>
                          </w:rPr>
                          <w:t>Wor</w:t>
                        </w:r>
                        <w:r w:rsidRPr="00B07A7C">
                          <w:rPr>
                            <w:rStyle w:val="Label"/>
                            <w:rFonts w:ascii="Linux Libertine" w:hAnsi="Linux Libertine"/>
                            <w:bCs/>
                            <w:szCs w:val="18"/>
                            <w:lang w:eastAsia="zh-CN"/>
                            <w14:ligatures w14:val="standard"/>
                          </w:rPr>
                          <w:t>k</w:t>
                        </w:r>
                        <w:r w:rsidRPr="00B07A7C">
                          <w:rPr>
                            <w:rStyle w:val="Label"/>
                            <w:rFonts w:ascii="Linux Libertine" w:hAnsi="Linux Libertine" w:hint="eastAsia"/>
                            <w:bCs/>
                            <w:szCs w:val="18"/>
                            <w:lang w:eastAsia="zh-CN"/>
                            <w14:ligatures w14:val="standard"/>
                          </w:rPr>
                          <w:t xml:space="preserve"> Breakdown Structure)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6fe__x7247__x0020_27" o:spid="_x0000_s1028" type="#_x0000_t75" alt="../611WBS%20(1).png" style="position:absolute;width:6057900;height:2924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6w&#10;6FTDAAAA2wAAAA8AAABkcnMvZG93bnJldi54bWxEj0GLwjAUhO+C/yG8BS+iqR620jUtiyB6UdTd&#10;g8dH87YtbV5KE2v99xtB8DjMzDfMOhtMI3rqXGVZwWIegSDOra64UPD7s52tQDiPrLGxTAoe5CBL&#10;x6M1Jtre+Uz9xRciQNglqKD0vk2kdHlJBt3ctsTB+7OdQR9kV0jd4T3ATSOXUfQpDVYcFkpsaVNS&#10;Xl9uRsExPqz67aY+n6bxkeQVI73ra6UmH8P3FwhPg3+HX+29VrCM4fkl/ACZ/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rDoVMMAAADbAAAADwAAAAAAAAAAAAAAAACcAgAA&#10;ZHJzL2Rvd25yZXYueG1sUEsFBgAAAAAEAAQA9wAAAIwDAAAAAA==&#10;">
                  <v:imagedata r:id="rId27" o:title="../611WBS%20(1).png"/>
                  <v:path arrowok="t"/>
                </v:shape>
                <w10:wrap type="topAndBottom"/>
              </v:group>
            </w:pict>
          </mc:Fallback>
        </mc:AlternateContent>
      </w:r>
    </w:p>
    <w:p w14:paraId="14106B9B" w14:textId="36338872" w:rsidR="00B13291" w:rsidRDefault="0006313B">
      <w:pPr>
        <w:pStyle w:val="Head2"/>
        <w:rPr>
          <w14:ligatures w14:val="standard"/>
        </w:rPr>
        <w:sectPr w:rsidR="00B13291" w:rsidSect="00B13291">
          <w:endnotePr>
            <w:numFmt w:val="decimal"/>
          </w:endnotePr>
          <w:type w:val="continuous"/>
          <w:pgSz w:w="12240" w:h="15840"/>
          <w:pgMar w:top="1500" w:right="1080" w:bottom="1600" w:left="1080" w:header="1080" w:footer="1080" w:gutter="0"/>
          <w:pgNumType w:start="1"/>
          <w:cols w:space="480"/>
          <w:titlePg/>
          <w:docGrid w:linePitch="360"/>
        </w:sectPr>
      </w:pPr>
      <w:r>
        <w:rPr>
          <w:rFonts w:ascii="Times New Roman" w:hAnsi="Times New Roman" w:cs="Times New Roman"/>
          <w:noProof/>
          <w:lang w:eastAsia="zh-CN"/>
        </w:rPr>
        <mc:AlternateContent>
          <mc:Choice Requires="wpg">
            <w:drawing>
              <wp:anchor distT="0" distB="0" distL="114300" distR="114300" simplePos="0" relativeHeight="251653120" behindDoc="0" locked="0" layoutInCell="1" allowOverlap="1" wp14:anchorId="21B20407" wp14:editId="71F137E8">
                <wp:simplePos x="0" y="0"/>
                <wp:positionH relativeFrom="column">
                  <wp:posOffset>3249930</wp:posOffset>
                </wp:positionH>
                <wp:positionV relativeFrom="paragraph">
                  <wp:posOffset>3359150</wp:posOffset>
                </wp:positionV>
                <wp:extent cx="3093720" cy="3741420"/>
                <wp:effectExtent l="0" t="0" r="0" b="0"/>
                <wp:wrapTopAndBottom/>
                <wp:docPr id="5" name="组 5"/>
                <wp:cNvGraphicFramePr/>
                <a:graphic xmlns:a="http://schemas.openxmlformats.org/drawingml/2006/main">
                  <a:graphicData uri="http://schemas.microsoft.com/office/word/2010/wordprocessingGroup">
                    <wpg:wgp>
                      <wpg:cNvGrpSpPr/>
                      <wpg:grpSpPr>
                        <a:xfrm>
                          <a:off x="0" y="0"/>
                          <a:ext cx="3093720" cy="3741420"/>
                          <a:chOff x="0" y="0"/>
                          <a:chExt cx="3093720" cy="2826253"/>
                        </a:xfrm>
                        <a:extLst>
                          <a:ext uri="{0CCBE362-F206-4b92-989A-16890622DB6E}">
                            <ma14:wrappingTextBoxFlag xmlns:ma14="http://schemas.microsoft.com/office/mac/drawingml/2011/main"/>
                          </a:ext>
                        </a:extLst>
                      </wpg:grpSpPr>
                      <wps:wsp>
                        <wps:cNvPr id="1" name="文本框 1"/>
                        <wps:cNvSpPr txBox="1"/>
                        <wps:spPr>
                          <a:xfrm>
                            <a:off x="693683" y="2396358"/>
                            <a:ext cx="1805305" cy="429895"/>
                          </a:xfrm>
                          <a:prstGeom prst="rect">
                            <a:avLst/>
                          </a:prstGeom>
                          <a:noFill/>
                          <a:ln>
                            <a:noFill/>
                          </a:ln>
                          <a:effectLst/>
                        </wps:spPr>
                        <wps:txbx>
                          <w:txbxContent>
                            <w:p w14:paraId="3300DCA6" w14:textId="77777777" w:rsidR="00455357" w:rsidRPr="00455357" w:rsidRDefault="00455357" w:rsidP="00323C08">
                              <w:pPr>
                                <w:pStyle w:val="Head2"/>
                                <w:jc w:val="center"/>
                                <w:rPr>
                                  <w:rFonts w:eastAsia="宋体"/>
                                  <w:b w:val="0"/>
                                  <w14:ligatures w14:val="standard"/>
                                </w:rPr>
                              </w:pPr>
                              <w:r w:rsidRPr="00455357">
                                <w:rPr>
                                  <w:rFonts w:eastAsia="宋体" w:hint="eastAsia"/>
                                  <w:b w:val="0"/>
                                  <w:lang w:eastAsia="zh-CN"/>
                                  <w14:ligatures w14:val="standard"/>
                                </w:rPr>
                                <w:t>Figure 2: System Flow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图片 3" descr="280099982298957336"/>
                          <pic:cNvPicPr>
                            <a:picLocks noChangeAspect="1"/>
                          </pic:cNvPicPr>
                        </pic:nvPicPr>
                        <pic:blipFill>
                          <a:blip r:embed="rId28">
                            <a:extLst>
                              <a:ext uri="{28A0092B-C50C-407E-A947-70E740481C1C}">
                                <a14:useLocalDpi xmlns:a14="http://schemas.microsoft.com/office/drawing/2010/main" val="0"/>
                              </a:ext>
                            </a:extLst>
                          </a:blip>
                          <a:srcRect l="5788"/>
                          <a:stretch>
                            <a:fillRect/>
                          </a:stretch>
                        </pic:blipFill>
                        <pic:spPr>
                          <a:xfrm>
                            <a:off x="0" y="0"/>
                            <a:ext cx="3093720" cy="2443480"/>
                          </a:xfrm>
                          <a:prstGeom prst="rect">
                            <a:avLst/>
                          </a:prstGeom>
                        </pic:spPr>
                      </pic:pic>
                    </wpg:wgp>
                  </a:graphicData>
                </a:graphic>
                <wp14:sizeRelV relativeFrom="margin">
                  <wp14:pctHeight>0</wp14:pctHeight>
                </wp14:sizeRelV>
              </wp:anchor>
            </w:drawing>
          </mc:Choice>
          <mc:Fallback>
            <w:pict>
              <v:group w14:anchorId="21B20407" id="_x7ec4__x0020_5" o:spid="_x0000_s1029" style="position:absolute;left:0;text-align:left;margin-left:255.9pt;margin-top:264.5pt;width:243.6pt;height:294.6pt;z-index:251653120;mso-height-relative:margin" coordsize="3093720,28262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">
                <v:shape id="_x6587__x672c__x6846__x0020_1" o:spid="_x0000_s1030" type="#_x0000_t202" style="position:absolute;left:693683;top:2396358;width:1805305;height:4298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TNfvwAA&#10;ANoAAAAPAAAAZHJzL2Rvd25yZXYueG1sRE9Li8IwEL4v+B/CCN7WxEXFrUaRFcGT4mMX9jY0Y1ts&#10;JqWJtv57Iwieho/vObNFa0txo9oXjjUM+goEcepMwZmG03H9OQHhA7LB0jFpuJOHxbzzMcPEuIb3&#10;dDuETMQQ9glqyEOoEil9mpNF33cVceTOrrYYIqwzaWpsYrgt5ZdSY2mx4NiQY0U/OaWXw9Vq+N2e&#10;//+Gapet7KhqXKsk22+pda/bLqcgArXhLX65NybOh+crzyvn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pBM1+/AAAA2gAAAA8AAAAAAAAAAAAAAAAAlwIAAGRycy9kb3ducmV2&#10;LnhtbFBLBQYAAAAABAAEAPUAAACDAwAAAAA=&#10;" filled="f" stroked="f">
                  <v:textbox>
                    <w:txbxContent>
                      <w:p w14:paraId="3300DCA6" w14:textId="77777777" w:rsidR="00455357" w:rsidRPr="00455357" w:rsidRDefault="00455357" w:rsidP="00323C08">
                        <w:pPr>
                          <w:pStyle w:val="Head2"/>
                          <w:jc w:val="center"/>
                          <w:rPr>
                            <w:rFonts w:eastAsia="宋体"/>
                            <w:b w:val="0"/>
                            <w14:ligatures w14:val="standard"/>
                          </w:rPr>
                        </w:pPr>
                        <w:r w:rsidRPr="00455357">
                          <w:rPr>
                            <w:rFonts w:eastAsia="宋体" w:hint="eastAsia"/>
                            <w:b w:val="0"/>
                            <w:lang w:eastAsia="zh-CN"/>
                            <w14:ligatures w14:val="standard"/>
                          </w:rPr>
                          <w:t>Figure 2: System Flow Chart</w:t>
                        </w:r>
                      </w:p>
                    </w:txbxContent>
                  </v:textbox>
                </v:shape>
                <v:shape id="_x56fe__x7247__x0020_3" o:spid="_x0000_s1031" type="#_x0000_t75" alt="280099982298957336" style="position:absolute;width:3093720;height:2443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3L&#10;VYPFAAAA2gAAAA8AAABkcnMvZG93bnJldi54bWxEj0FrAjEUhO9C/0N4gjfN2lKxq1FKS7GHimjF&#10;0ttj89zdunlZkqi7/npTEDwOM/MNM503phIncr60rGA4SEAQZ1aXnCvYfn/0xyB8QNZYWSYFLXmY&#10;zx46U0y1PfOaTpuQiwhhn6KCIoQ6ldJnBRn0A1sTR29vncEQpculdniOcFPJxyQZSYMlx4UCa3or&#10;KDtsjkaBe/n5bXeXw1/bfL3zcr2qR4v2Walet3mdgAjUhHv41v7UCp7g/0q8AXJ2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dy1WDxQAAANoAAAAPAAAAAAAAAAAAAAAAAJwC&#10;AABkcnMvZG93bnJldi54bWxQSwUGAAAAAAQABAD3AAAAjgMAAAAA&#10;">
                  <v:imagedata r:id="rId29" o:title="280099982298957336" cropleft="3793f"/>
                  <v:path arrowok="t"/>
                </v:shape>
                <w10:wrap type="topAndBottom"/>
              </v:group>
            </w:pict>
          </mc:Fallback>
        </mc:AlternateContent>
      </w:r>
    </w:p>
    <w:p w14:paraId="16C229D0" w14:textId="1D139A3A" w:rsidR="00585522" w:rsidRDefault="00D8650E">
      <w:pPr>
        <w:pStyle w:val="Head2"/>
        <w:rPr>
          <w14:ligatures w14:val="standard"/>
        </w:rPr>
      </w:pPr>
      <w:proofErr w:type="gramStart"/>
      <w:r>
        <w:rPr>
          <w:rFonts w:hint="eastAsia"/>
          <w14:ligatures w14:val="standard"/>
        </w:rPr>
        <w:lastRenderedPageBreak/>
        <w:t xml:space="preserve">2.2 </w:t>
      </w:r>
      <w:r>
        <w:rPr>
          <w:rFonts w:eastAsia="宋体" w:hint="eastAsia"/>
          <w:lang w:eastAsia="zh-CN"/>
          <w14:ligatures w14:val="standard"/>
        </w:rPr>
        <w:t xml:space="preserve"> </w:t>
      </w:r>
      <w:r>
        <w:rPr>
          <w14:ligatures w14:val="standard"/>
        </w:rPr>
        <w:t>Methodology</w:t>
      </w:r>
      <w:proofErr w:type="gramEnd"/>
    </w:p>
    <w:p w14:paraId="31CAC83C" w14:textId="593ADB33" w:rsidR="00585522" w:rsidRDefault="00D8650E">
      <w:pPr>
        <w:pStyle w:val="Para"/>
        <w:ind w:firstLine="0"/>
        <w:jc w:val="both"/>
        <w:rPr>
          <w14:ligatures w14:val="standard"/>
        </w:rPr>
      </w:pPr>
      <w:r>
        <w:rPr>
          <w:rFonts w:ascii="Times New Roman" w:hAnsi="Times New Roman" w:cs="Times New Roman"/>
        </w:rPr>
        <w:t xml:space="preserve">The project </w:t>
      </w:r>
      <w:r w:rsidR="006F66F7" w:rsidRPr="006F66F7">
        <w:rPr>
          <w:rFonts w:ascii="Times New Roman" w:hAnsi="Times New Roman" w:cs="Times New Roman"/>
          <w:noProof/>
        </w:rPr>
        <w:t>is</w:t>
      </w:r>
      <w:r w:rsidRPr="006F66F7">
        <w:rPr>
          <w:rFonts w:ascii="Times New Roman" w:hAnsi="Times New Roman" w:cs="Times New Roman"/>
          <w:noProof/>
        </w:rPr>
        <w:t xml:space="preserve"> accomplished</w:t>
      </w:r>
      <w:r>
        <w:rPr>
          <w:rFonts w:ascii="Times New Roman" w:hAnsi="Times New Roman" w:cs="Times New Roman"/>
        </w:rPr>
        <w:t xml:space="preserve"> with incremental development and XP based on agile development methodology. The project aims to develop a basic course system featured with a login module utilized face recognition technologies, and it </w:t>
      </w:r>
      <w:r w:rsidR="006F66F7">
        <w:rPr>
          <w:rFonts w:ascii="Times New Roman" w:hAnsi="Times New Roman" w:cs="Times New Roman"/>
          <w:noProof/>
        </w:rPr>
        <w:t>is</w:t>
      </w:r>
      <w:r>
        <w:rPr>
          <w:rFonts w:ascii="Times New Roman" w:hAnsi="Times New Roman" w:cs="Times New Roman"/>
        </w:rPr>
        <w:t xml:space="preserve"> finished in 8 weeks and by a team of 5. The most important purpose of this project is to use suitable software engineering methodology to build a completed system.</w:t>
      </w:r>
      <w:r>
        <w:rPr>
          <w:rFonts w:ascii="Times New Roman" w:eastAsia="宋体" w:hAnsi="Times New Roman" w:cs="Times New Roman" w:hint="eastAsia"/>
          <w:lang w:eastAsia="zh-CN"/>
        </w:rPr>
        <w:t xml:space="preserve"> Coders pair with each other; pairing programming </w:t>
      </w:r>
      <w:r w:rsidRPr="006F66F7">
        <w:rPr>
          <w:rFonts w:ascii="Times New Roman" w:eastAsia="宋体" w:hAnsi="Times New Roman" w:cs="Times New Roman" w:hint="eastAsia"/>
          <w:noProof/>
          <w:lang w:eastAsia="zh-CN"/>
        </w:rPr>
        <w:t>is practiced</w:t>
      </w:r>
      <w:r>
        <w:rPr>
          <w:rFonts w:ascii="Times New Roman" w:eastAsia="宋体" w:hAnsi="Times New Roman" w:cs="Times New Roman" w:hint="eastAsia"/>
          <w:lang w:eastAsia="zh-CN"/>
        </w:rPr>
        <w:t xml:space="preserve"> throughout the whole project. </w:t>
      </w:r>
      <w:r w:rsidRPr="006F66F7">
        <w:rPr>
          <w:rFonts w:ascii="Times New Roman" w:eastAsia="宋体" w:hAnsi="Times New Roman" w:cs="Times New Roman" w:hint="eastAsia"/>
          <w:noProof/>
          <w:lang w:eastAsia="zh-CN"/>
        </w:rPr>
        <w:t>The project is managed by Redmine system</w:t>
      </w:r>
      <w:r>
        <w:rPr>
          <w:rFonts w:ascii="Times New Roman" w:eastAsia="宋体" w:hAnsi="Times New Roman" w:cs="Times New Roman" w:hint="eastAsia"/>
          <w:lang w:eastAsia="zh-CN"/>
        </w:rPr>
        <w:t xml:space="preserve">, so most communication </w:t>
      </w:r>
      <w:r w:rsidRPr="006F66F7">
        <w:rPr>
          <w:rFonts w:ascii="Times New Roman" w:eastAsia="宋体" w:hAnsi="Times New Roman" w:cs="Times New Roman" w:hint="eastAsia"/>
          <w:noProof/>
          <w:lang w:eastAsia="zh-CN"/>
        </w:rPr>
        <w:t>is logged</w:t>
      </w:r>
      <w:r>
        <w:rPr>
          <w:rFonts w:ascii="Times New Roman" w:eastAsia="宋体" w:hAnsi="Times New Roman" w:cs="Times New Roman" w:hint="eastAsia"/>
          <w:lang w:eastAsia="zh-CN"/>
        </w:rPr>
        <w:t xml:space="preserve">. The iterative circle is every two weeks, and a net meeting </w:t>
      </w:r>
      <w:r w:rsidRPr="006F66F7">
        <w:rPr>
          <w:rFonts w:ascii="Times New Roman" w:eastAsia="宋体" w:hAnsi="Times New Roman" w:cs="Times New Roman" w:hint="eastAsia"/>
          <w:noProof/>
          <w:lang w:eastAsia="zh-CN"/>
        </w:rPr>
        <w:t>is held</w:t>
      </w:r>
      <w:r>
        <w:rPr>
          <w:rFonts w:ascii="Times New Roman" w:eastAsia="宋体" w:hAnsi="Times New Roman" w:cs="Times New Roman" w:hint="eastAsia"/>
          <w:lang w:eastAsia="zh-CN"/>
        </w:rPr>
        <w:t xml:space="preserve"> in every three days. Five members all enroll in coding and switch pairing every week. So that, every member can get familiar with what their counterpart has done by which they get help to finish their part.</w:t>
      </w:r>
    </w:p>
    <w:p w14:paraId="7D3A6B26" w14:textId="32CC4594" w:rsidR="00585522" w:rsidRDefault="004D6595" w:rsidP="002E25A6">
      <w:pPr>
        <w:pStyle w:val="Head2"/>
        <w:rPr>
          <w:rFonts w:eastAsia="宋体"/>
          <w:lang w:eastAsia="zh-CN"/>
          <w14:ligatures w14:val="standard"/>
        </w:rPr>
      </w:pPr>
      <w:r>
        <w:rPr>
          <w14:ligatures w14:val="standard"/>
        </w:rPr>
        <w:t>2.3</w:t>
      </w:r>
      <w:r w:rsidR="00D8650E">
        <w:rPr>
          <w:szCs w:val="22"/>
          <w14:ligatures w14:val="standard"/>
        </w:rPr>
        <w:t> </w:t>
      </w:r>
      <w:r w:rsidR="00D8650E">
        <w:rPr>
          <w:rFonts w:eastAsia="宋体" w:hint="eastAsia"/>
          <w:lang w:eastAsia="zh-CN"/>
          <w14:ligatures w14:val="standard"/>
        </w:rPr>
        <w:t>Specification</w:t>
      </w:r>
    </w:p>
    <w:p w14:paraId="452D7D87" w14:textId="54F312B9" w:rsidR="00585522" w:rsidRDefault="004D6595">
      <w:pPr>
        <w:pStyle w:val="Head2"/>
        <w:rPr>
          <w:rFonts w:eastAsia="宋体"/>
          <w:b w:val="0"/>
          <w:bCs/>
          <w:i/>
          <w:iCs/>
          <w:sz w:val="18"/>
          <w:szCs w:val="18"/>
          <w:lang w:eastAsia="zh-CN"/>
          <w14:ligatures w14:val="standard"/>
        </w:rPr>
      </w:pPr>
      <w:r>
        <w:rPr>
          <w:rFonts w:eastAsia="宋体" w:hint="eastAsia"/>
          <w:b w:val="0"/>
          <w:bCs/>
          <w:i/>
          <w:iCs/>
          <w:sz w:val="18"/>
          <w:szCs w:val="18"/>
          <w:lang w:eastAsia="zh-CN"/>
          <w14:ligatures w14:val="standard"/>
        </w:rPr>
        <w:t>2.3</w:t>
      </w:r>
      <w:r w:rsidR="00D8650E">
        <w:rPr>
          <w:rFonts w:eastAsia="宋体" w:hint="eastAsia"/>
          <w:b w:val="0"/>
          <w:bCs/>
          <w:i/>
          <w:iCs/>
          <w:sz w:val="18"/>
          <w:szCs w:val="18"/>
          <w:lang w:eastAsia="zh-CN"/>
          <w14:ligatures w14:val="standard"/>
        </w:rPr>
        <w:t xml:space="preserve">.1   </w:t>
      </w:r>
      <w:r w:rsidR="00D8650E">
        <w:rPr>
          <w:rFonts w:eastAsia="宋体" w:hint="eastAsia"/>
          <w:sz w:val="18"/>
          <w:szCs w:val="18"/>
          <w:lang w:eastAsia="zh-CN"/>
          <w14:ligatures w14:val="standard"/>
        </w:rPr>
        <w:t>Registration</w:t>
      </w:r>
    </w:p>
    <w:p w14:paraId="7D356D18" w14:textId="5464D02E" w:rsidR="00585522" w:rsidRDefault="00D8650E">
      <w:pPr>
        <w:pStyle w:val="Para"/>
        <w:ind w:firstLine="0"/>
        <w:jc w:val="both"/>
        <w:rPr>
          <w:rFonts w:eastAsia="宋体"/>
          <w:lang w:eastAsia="zh-CN"/>
          <w14:ligatures w14:val="standard"/>
        </w:rPr>
      </w:pPr>
      <w:r>
        <w:rPr>
          <w:rFonts w:eastAsia="宋体" w:hint="eastAsia"/>
          <w:lang w:eastAsia="zh-CN"/>
          <w14:ligatures w14:val="standard"/>
        </w:rPr>
        <w:t>Users that don't have an account or have lost the account may register. When they click on</w:t>
      </w:r>
      <w:r w:rsidR="006F66F7">
        <w:rPr>
          <w:rFonts w:eastAsia="宋体"/>
          <w:lang w:eastAsia="zh-CN"/>
          <w14:ligatures w14:val="standard"/>
        </w:rPr>
        <w:t xml:space="preserve"> the</w:t>
      </w:r>
      <w:r>
        <w:rPr>
          <w:rFonts w:eastAsia="宋体" w:hint="eastAsia"/>
          <w:lang w:eastAsia="zh-CN"/>
          <w14:ligatures w14:val="standard"/>
        </w:rPr>
        <w:t xml:space="preserve"> </w:t>
      </w:r>
      <w:r w:rsidRPr="006F66F7">
        <w:rPr>
          <w:rFonts w:eastAsia="宋体" w:hint="eastAsia"/>
          <w:noProof/>
          <w:lang w:eastAsia="zh-CN"/>
          <w14:ligatures w14:val="standard"/>
        </w:rPr>
        <w:t>register</w:t>
      </w:r>
      <w:r>
        <w:rPr>
          <w:rFonts w:eastAsia="宋体" w:hint="eastAsia"/>
          <w:lang w:eastAsia="zh-CN"/>
          <w14:ligatures w14:val="standard"/>
        </w:rPr>
        <w:t xml:space="preserve"> button, it </w:t>
      </w:r>
      <w:r w:rsidR="006F66F7">
        <w:rPr>
          <w:rFonts w:eastAsia="宋体"/>
          <w:noProof/>
          <w:lang w:eastAsia="zh-CN"/>
          <w14:ligatures w14:val="standard"/>
        </w:rPr>
        <w:t>goes</w:t>
      </w:r>
      <w:r>
        <w:rPr>
          <w:rFonts w:eastAsia="宋体" w:hint="eastAsia"/>
          <w:lang w:eastAsia="zh-CN"/>
          <w14:ligatures w14:val="standard"/>
        </w:rPr>
        <w:t xml:space="preserve"> to register </w:t>
      </w:r>
      <w:r w:rsidRPr="006F66F7">
        <w:rPr>
          <w:rFonts w:eastAsia="宋体" w:hint="eastAsia"/>
          <w:noProof/>
          <w:lang w:eastAsia="zh-CN"/>
          <w14:ligatures w14:val="standard"/>
        </w:rPr>
        <w:t>page</w:t>
      </w:r>
      <w:r w:rsidR="006F66F7">
        <w:rPr>
          <w:rFonts w:eastAsia="宋体"/>
          <w:noProof/>
          <w:lang w:eastAsia="zh-CN"/>
          <w14:ligatures w14:val="standard"/>
        </w:rPr>
        <w:t>,</w:t>
      </w:r>
      <w:r>
        <w:rPr>
          <w:rFonts w:eastAsia="宋体" w:hint="eastAsia"/>
          <w:lang w:eastAsia="zh-CN"/>
          <w14:ligatures w14:val="standard"/>
        </w:rPr>
        <w:t xml:space="preserve"> and users need to fill in date of birth, address, gender, email, first name, last name, username and password to get an account. Email and username should be distinct. </w:t>
      </w:r>
      <w:r w:rsidR="006F66F7">
        <w:rPr>
          <w:rFonts w:eastAsia="宋体"/>
          <w:noProof/>
          <w:lang w:eastAsia="zh-CN"/>
          <w14:ligatures w14:val="standard"/>
        </w:rPr>
        <w:t>Moreover, the</w:t>
      </w:r>
      <w:r w:rsidRPr="006F66F7">
        <w:rPr>
          <w:rFonts w:eastAsia="宋体" w:hint="eastAsia"/>
          <w:noProof/>
          <w:lang w:eastAsia="zh-CN"/>
          <w14:ligatures w14:val="standard"/>
        </w:rPr>
        <w:t xml:space="preserve"> username</w:t>
      </w:r>
      <w:r>
        <w:rPr>
          <w:rFonts w:eastAsia="宋体" w:hint="eastAsia"/>
          <w:lang w:eastAsia="zh-CN"/>
          <w14:ligatures w14:val="standard"/>
        </w:rPr>
        <w:t xml:space="preserve"> </w:t>
      </w:r>
      <w:r w:rsidR="006F66F7">
        <w:rPr>
          <w:rFonts w:eastAsia="宋体"/>
          <w:noProof/>
          <w:lang w:eastAsia="zh-CN"/>
          <w14:ligatures w14:val="standard"/>
        </w:rPr>
        <w:t>is</w:t>
      </w:r>
      <w:r>
        <w:rPr>
          <w:rFonts w:eastAsia="宋体" w:hint="eastAsia"/>
          <w:lang w:eastAsia="zh-CN"/>
          <w14:ligatures w14:val="standard"/>
        </w:rPr>
        <w:t xml:space="preserve"> encrypted by MD5 encryption, then send to the database. If the email and username input </w:t>
      </w:r>
      <w:r w:rsidRPr="006F66F7">
        <w:rPr>
          <w:rFonts w:eastAsia="宋体" w:hint="eastAsia"/>
          <w:noProof/>
          <w:lang w:eastAsia="zh-CN"/>
          <w14:ligatures w14:val="standard"/>
        </w:rPr>
        <w:t>are not repeated</w:t>
      </w:r>
      <w:r>
        <w:rPr>
          <w:rFonts w:eastAsia="宋体" w:hint="eastAsia"/>
          <w:lang w:eastAsia="zh-CN"/>
          <w14:ligatures w14:val="standard"/>
        </w:rPr>
        <w:t xml:space="preserve">, meet the basic </w:t>
      </w:r>
      <w:r w:rsidRPr="006F66F7">
        <w:rPr>
          <w:rFonts w:eastAsia="宋体" w:hint="eastAsia"/>
          <w:noProof/>
          <w:lang w:eastAsia="zh-CN"/>
          <w14:ligatures w14:val="standard"/>
        </w:rPr>
        <w:t>requirements</w:t>
      </w:r>
      <w:r w:rsidR="006F66F7">
        <w:rPr>
          <w:rFonts w:eastAsia="宋体"/>
          <w:noProof/>
          <w:lang w:eastAsia="zh-CN"/>
          <w14:ligatures w14:val="standard"/>
        </w:rPr>
        <w:t>,</w:t>
      </w:r>
      <w:r>
        <w:rPr>
          <w:rFonts w:eastAsia="宋体" w:hint="eastAsia"/>
          <w:lang w:eastAsia="zh-CN"/>
          <w14:ligatures w14:val="standard"/>
        </w:rPr>
        <w:t xml:space="preserve"> and the user </w:t>
      </w:r>
      <w:r w:rsidRPr="006F66F7">
        <w:rPr>
          <w:rFonts w:eastAsia="宋体" w:hint="eastAsia"/>
          <w:noProof/>
          <w:lang w:eastAsia="zh-CN"/>
          <w14:ligatures w14:val="standard"/>
        </w:rPr>
        <w:t>click</w:t>
      </w:r>
      <w:r w:rsidR="006F66F7">
        <w:rPr>
          <w:rFonts w:eastAsia="宋体"/>
          <w:noProof/>
          <w:lang w:eastAsia="zh-CN"/>
          <w14:ligatures w14:val="standard"/>
        </w:rPr>
        <w:t>s</w:t>
      </w:r>
      <w:r>
        <w:rPr>
          <w:rFonts w:eastAsia="宋体" w:hint="eastAsia"/>
          <w:lang w:eastAsia="zh-CN"/>
          <w14:ligatures w14:val="standard"/>
        </w:rPr>
        <w:t xml:space="preserve"> the submit button, the account </w:t>
      </w:r>
      <w:r w:rsidRPr="006F66F7">
        <w:rPr>
          <w:rFonts w:eastAsia="宋体" w:hint="eastAsia"/>
          <w:noProof/>
          <w:lang w:eastAsia="zh-CN"/>
          <w14:ligatures w14:val="standard"/>
        </w:rPr>
        <w:t>is created</w:t>
      </w:r>
      <w:r>
        <w:rPr>
          <w:rFonts w:eastAsia="宋体" w:hint="eastAsia"/>
          <w:lang w:eastAsia="zh-CN"/>
          <w14:ligatures w14:val="standard"/>
        </w:rPr>
        <w:t xml:space="preserve"> and saved into the database. At the same time, the user </w:t>
      </w:r>
      <w:r w:rsidR="006F66F7">
        <w:rPr>
          <w:rFonts w:eastAsia="宋体"/>
          <w:lang w:eastAsia="zh-CN"/>
          <w14:ligatures w14:val="standard"/>
        </w:rPr>
        <w:t>is</w:t>
      </w:r>
      <w:r>
        <w:rPr>
          <w:rFonts w:eastAsia="宋体" w:hint="eastAsia"/>
          <w:lang w:eastAsia="zh-CN"/>
          <w14:ligatures w14:val="standard"/>
        </w:rPr>
        <w:t xml:space="preserve"> taken two pictures </w:t>
      </w:r>
      <w:r w:rsidRPr="006F66F7">
        <w:rPr>
          <w:rFonts w:eastAsia="宋体" w:hint="eastAsia"/>
          <w:noProof/>
          <w:lang w:eastAsia="zh-CN"/>
          <w14:ligatures w14:val="standard"/>
        </w:rPr>
        <w:t>for</w:t>
      </w:r>
      <w:r w:rsidR="006F66F7">
        <w:rPr>
          <w:rFonts w:eastAsia="宋体"/>
          <w:noProof/>
          <w:lang w:eastAsia="zh-CN"/>
          <w14:ligatures w14:val="standard"/>
        </w:rPr>
        <w:t xml:space="preserve"> the</w:t>
      </w:r>
      <w:r>
        <w:rPr>
          <w:rFonts w:eastAsia="宋体" w:hint="eastAsia"/>
          <w:lang w:eastAsia="zh-CN"/>
          <w14:ligatures w14:val="standard"/>
        </w:rPr>
        <w:t xml:space="preserve"> </w:t>
      </w:r>
      <w:r w:rsidRPr="006F66F7">
        <w:rPr>
          <w:rFonts w:eastAsia="宋体" w:hint="eastAsia"/>
          <w:noProof/>
          <w:lang w:eastAsia="zh-CN"/>
          <w14:ligatures w14:val="standard"/>
        </w:rPr>
        <w:t>instructor</w:t>
      </w:r>
      <w:r>
        <w:rPr>
          <w:rFonts w:eastAsia="宋体" w:hint="eastAsia"/>
          <w:lang w:eastAsia="zh-CN"/>
          <w14:ligatures w14:val="standard"/>
        </w:rPr>
        <w:t xml:space="preserve"> to verify the identity of the user when doing the quiz later.</w:t>
      </w:r>
    </w:p>
    <w:p w14:paraId="7F2AC65A" w14:textId="77777777" w:rsidR="0006313B" w:rsidRDefault="0006313B">
      <w:pPr>
        <w:pStyle w:val="Head2"/>
        <w:rPr>
          <w:rFonts w:eastAsia="宋体"/>
          <w:b w:val="0"/>
          <w:bCs/>
          <w:i/>
          <w:iCs/>
          <w:sz w:val="18"/>
          <w:szCs w:val="18"/>
          <w:lang w:eastAsia="zh-CN"/>
          <w14:ligatures w14:val="standard"/>
        </w:rPr>
      </w:pPr>
    </w:p>
    <w:p w14:paraId="05A735BF" w14:textId="151A1784" w:rsidR="00585522" w:rsidRDefault="004D6595">
      <w:pPr>
        <w:pStyle w:val="Head2"/>
        <w:rPr>
          <w:rFonts w:eastAsia="宋体"/>
          <w:b w:val="0"/>
          <w:bCs/>
          <w:i/>
          <w:iCs/>
          <w:sz w:val="18"/>
          <w:szCs w:val="18"/>
          <w:lang w:eastAsia="zh-CN"/>
          <w14:ligatures w14:val="standard"/>
        </w:rPr>
      </w:pPr>
      <w:r>
        <w:rPr>
          <w:rFonts w:eastAsia="宋体" w:hint="eastAsia"/>
          <w:b w:val="0"/>
          <w:bCs/>
          <w:i/>
          <w:iCs/>
          <w:sz w:val="18"/>
          <w:szCs w:val="18"/>
          <w:lang w:eastAsia="zh-CN"/>
          <w14:ligatures w14:val="standard"/>
        </w:rPr>
        <w:lastRenderedPageBreak/>
        <w:t>2.3</w:t>
      </w:r>
      <w:r w:rsidR="00D8650E">
        <w:rPr>
          <w:rFonts w:eastAsia="宋体" w:hint="eastAsia"/>
          <w:b w:val="0"/>
          <w:bCs/>
          <w:i/>
          <w:iCs/>
          <w:sz w:val="18"/>
          <w:szCs w:val="18"/>
          <w:lang w:eastAsia="zh-CN"/>
          <w14:ligatures w14:val="standard"/>
        </w:rPr>
        <w:t xml:space="preserve">.2   </w:t>
      </w:r>
      <w:r w:rsidR="00D8650E">
        <w:rPr>
          <w:rFonts w:eastAsia="宋体" w:hint="eastAsia"/>
          <w:sz w:val="18"/>
          <w:szCs w:val="18"/>
          <w:lang w:eastAsia="zh-CN"/>
          <w14:ligatures w14:val="standard"/>
        </w:rPr>
        <w:t>Login</w:t>
      </w:r>
    </w:p>
    <w:p w14:paraId="7AC595F5" w14:textId="5CF4CB99" w:rsidR="00585522" w:rsidRDefault="00D8650E">
      <w:pPr>
        <w:pStyle w:val="Para"/>
        <w:ind w:firstLine="0"/>
        <w:jc w:val="both"/>
        <w:rPr>
          <w:rFonts w:eastAsia="宋体"/>
          <w:lang w:eastAsia="zh-CN"/>
          <w14:ligatures w14:val="standard"/>
        </w:rPr>
      </w:pPr>
      <w:r>
        <w:rPr>
          <w:rFonts w:eastAsia="宋体" w:hint="eastAsia"/>
          <w:lang w:eastAsia="zh-CN"/>
          <w14:ligatures w14:val="standard"/>
        </w:rPr>
        <w:t xml:space="preserve">After creating an account, users may </w:t>
      </w:r>
      <w:r w:rsidRPr="006F66F7">
        <w:rPr>
          <w:rFonts w:eastAsia="宋体" w:hint="eastAsia"/>
          <w:noProof/>
          <w:lang w:eastAsia="zh-CN"/>
          <w14:ligatures w14:val="standard"/>
        </w:rPr>
        <w:t>log</w:t>
      </w:r>
      <w:r w:rsidR="006F66F7">
        <w:rPr>
          <w:rFonts w:eastAsia="宋体"/>
          <w:noProof/>
          <w:lang w:eastAsia="zh-CN"/>
          <w14:ligatures w14:val="standard"/>
        </w:rPr>
        <w:t xml:space="preserve"> </w:t>
      </w:r>
      <w:r w:rsidRPr="006F66F7">
        <w:rPr>
          <w:rFonts w:eastAsia="宋体" w:hint="eastAsia"/>
          <w:noProof/>
          <w:lang w:eastAsia="zh-CN"/>
          <w14:ligatures w14:val="standard"/>
        </w:rPr>
        <w:t>in</w:t>
      </w:r>
      <w:r>
        <w:rPr>
          <w:rFonts w:eastAsia="宋体" w:hint="eastAsia"/>
          <w:lang w:eastAsia="zh-CN"/>
          <w14:ligatures w14:val="standard"/>
        </w:rPr>
        <w:t xml:space="preserve"> the system. When they click on login button, it </w:t>
      </w:r>
      <w:r w:rsidR="006F66F7">
        <w:rPr>
          <w:rFonts w:eastAsia="宋体"/>
          <w:noProof/>
          <w:lang w:eastAsia="zh-CN"/>
          <w14:ligatures w14:val="standard"/>
        </w:rPr>
        <w:t>goes</w:t>
      </w:r>
      <w:r>
        <w:rPr>
          <w:rFonts w:eastAsia="宋体" w:hint="eastAsia"/>
          <w:lang w:eastAsia="zh-CN"/>
          <w14:ligatures w14:val="standard"/>
        </w:rPr>
        <w:t xml:space="preserve"> to register page. Users have two ways to </w:t>
      </w:r>
      <w:r w:rsidRPr="006F66F7">
        <w:rPr>
          <w:rFonts w:eastAsia="宋体" w:hint="eastAsia"/>
          <w:noProof/>
          <w:lang w:eastAsia="zh-CN"/>
          <w14:ligatures w14:val="standard"/>
        </w:rPr>
        <w:t>log</w:t>
      </w:r>
      <w:r w:rsidR="006F66F7">
        <w:rPr>
          <w:rFonts w:eastAsia="宋体"/>
          <w:noProof/>
          <w:lang w:eastAsia="zh-CN"/>
          <w14:ligatures w14:val="standard"/>
        </w:rPr>
        <w:t xml:space="preserve"> </w:t>
      </w:r>
      <w:r w:rsidRPr="006F66F7">
        <w:rPr>
          <w:rFonts w:eastAsia="宋体" w:hint="eastAsia"/>
          <w:noProof/>
          <w:lang w:eastAsia="zh-CN"/>
          <w14:ligatures w14:val="standard"/>
        </w:rPr>
        <w:t>in</w:t>
      </w:r>
      <w:r>
        <w:rPr>
          <w:rFonts w:eastAsia="宋体" w:hint="eastAsia"/>
          <w:lang w:eastAsia="zh-CN"/>
          <w14:ligatures w14:val="standard"/>
        </w:rPr>
        <w:t xml:space="preserve">. They can fill in username and password or open the camera to take a new picture. If users choose to </w:t>
      </w:r>
      <w:r w:rsidRPr="006F66F7">
        <w:rPr>
          <w:rFonts w:eastAsia="宋体" w:hint="eastAsia"/>
          <w:noProof/>
          <w:lang w:eastAsia="zh-CN"/>
          <w14:ligatures w14:val="standard"/>
        </w:rPr>
        <w:t>log</w:t>
      </w:r>
      <w:r w:rsidR="006F66F7">
        <w:rPr>
          <w:rFonts w:eastAsia="宋体"/>
          <w:noProof/>
          <w:lang w:eastAsia="zh-CN"/>
          <w14:ligatures w14:val="standard"/>
        </w:rPr>
        <w:t xml:space="preserve"> </w:t>
      </w:r>
      <w:r w:rsidRPr="006F66F7">
        <w:rPr>
          <w:rFonts w:eastAsia="宋体" w:hint="eastAsia"/>
          <w:noProof/>
          <w:lang w:eastAsia="zh-CN"/>
          <w14:ligatures w14:val="standard"/>
        </w:rPr>
        <w:t>in</w:t>
      </w:r>
      <w:r>
        <w:rPr>
          <w:rFonts w:eastAsia="宋体" w:hint="eastAsia"/>
          <w:lang w:eastAsia="zh-CN"/>
          <w14:ligatures w14:val="standard"/>
        </w:rPr>
        <w:t xml:space="preserve"> </w:t>
      </w:r>
      <w:r w:rsidRPr="006F66F7">
        <w:rPr>
          <w:rFonts w:eastAsia="宋体" w:hint="eastAsia"/>
          <w:noProof/>
          <w:lang w:eastAsia="zh-CN"/>
          <w14:ligatures w14:val="standard"/>
        </w:rPr>
        <w:t>by</w:t>
      </w:r>
      <w:r>
        <w:rPr>
          <w:rFonts w:eastAsia="宋体" w:hint="eastAsia"/>
          <w:lang w:eastAsia="zh-CN"/>
          <w14:ligatures w14:val="standard"/>
        </w:rPr>
        <w:t xml:space="preserve"> username and password, click the submit button and the </w:t>
      </w:r>
      <w:r>
        <w:rPr>
          <w:rFonts w:eastAsia="宋体" w:hint="eastAsia"/>
          <w:lang w:eastAsia="zh-CN"/>
          <w14:ligatures w14:val="standard"/>
        </w:rPr>
        <w:lastRenderedPageBreak/>
        <w:t>username-password combination matches with another one in the database,</w:t>
      </w:r>
      <w:r w:rsidR="006F66F7">
        <w:rPr>
          <w:rFonts w:eastAsia="宋体"/>
          <w:lang w:eastAsia="zh-CN"/>
          <w14:ligatures w14:val="standard"/>
        </w:rPr>
        <w:t xml:space="preserve"> the</w:t>
      </w:r>
      <w:r>
        <w:rPr>
          <w:rFonts w:eastAsia="宋体" w:hint="eastAsia"/>
          <w:lang w:eastAsia="zh-CN"/>
          <w14:ligatures w14:val="standard"/>
        </w:rPr>
        <w:t xml:space="preserve"> </w:t>
      </w:r>
      <w:r w:rsidRPr="006F66F7">
        <w:rPr>
          <w:rFonts w:eastAsia="宋体" w:hint="eastAsia"/>
          <w:noProof/>
          <w:lang w:eastAsia="zh-CN"/>
          <w14:ligatures w14:val="standard"/>
        </w:rPr>
        <w:t>user</w:t>
      </w:r>
      <w:r>
        <w:rPr>
          <w:rFonts w:eastAsia="宋体" w:hint="eastAsia"/>
          <w:lang w:eastAsia="zh-CN"/>
          <w14:ligatures w14:val="standard"/>
        </w:rPr>
        <w:t xml:space="preserve"> </w:t>
      </w:r>
      <w:r w:rsidRPr="006F66F7">
        <w:rPr>
          <w:rFonts w:eastAsia="宋体" w:hint="eastAsia"/>
          <w:noProof/>
          <w:lang w:eastAsia="zh-CN"/>
          <w14:ligatures w14:val="standard"/>
        </w:rPr>
        <w:t>log</w:t>
      </w:r>
      <w:r w:rsidR="006F66F7">
        <w:rPr>
          <w:rFonts w:eastAsia="宋体"/>
          <w:noProof/>
          <w:lang w:eastAsia="zh-CN"/>
          <w14:ligatures w14:val="standard"/>
        </w:rPr>
        <w:t xml:space="preserve">s </w:t>
      </w:r>
      <w:r w:rsidRPr="006F66F7">
        <w:rPr>
          <w:rFonts w:eastAsia="宋体" w:hint="eastAsia"/>
          <w:noProof/>
          <w:lang w:eastAsia="zh-CN"/>
          <w14:ligatures w14:val="standard"/>
        </w:rPr>
        <w:t>in</w:t>
      </w:r>
      <w:r>
        <w:rPr>
          <w:rFonts w:eastAsia="宋体" w:hint="eastAsia"/>
          <w:lang w:eastAsia="zh-CN"/>
          <w14:ligatures w14:val="standard"/>
        </w:rPr>
        <w:t xml:space="preserve"> the system. If it </w:t>
      </w:r>
      <w:r w:rsidRPr="006F66F7">
        <w:rPr>
          <w:rFonts w:eastAsia="宋体" w:hint="eastAsia"/>
          <w:noProof/>
          <w:lang w:eastAsia="zh-CN"/>
          <w14:ligatures w14:val="standard"/>
        </w:rPr>
        <w:t>does</w:t>
      </w:r>
      <w:r w:rsidR="006F66F7">
        <w:rPr>
          <w:rFonts w:eastAsia="宋体"/>
          <w:noProof/>
          <w:lang w:eastAsia="zh-CN"/>
          <w14:ligatures w14:val="standard"/>
        </w:rPr>
        <w:t xml:space="preserve"> no</w:t>
      </w:r>
      <w:r w:rsidRPr="006F66F7">
        <w:rPr>
          <w:rFonts w:eastAsia="宋体" w:hint="eastAsia"/>
          <w:noProof/>
          <w:lang w:eastAsia="zh-CN"/>
          <w14:ligatures w14:val="standard"/>
        </w:rPr>
        <w:t>t</w:t>
      </w:r>
      <w:r>
        <w:rPr>
          <w:rFonts w:eastAsia="宋体" w:hint="eastAsia"/>
          <w:lang w:eastAsia="zh-CN"/>
          <w14:ligatures w14:val="standard"/>
        </w:rPr>
        <w:t xml:space="preserve"> match,</w:t>
      </w:r>
      <w:r w:rsidR="006F66F7">
        <w:rPr>
          <w:rFonts w:eastAsia="宋体"/>
          <w:lang w:eastAsia="zh-CN"/>
          <w14:ligatures w14:val="standard"/>
        </w:rPr>
        <w:t xml:space="preserve"> the</w:t>
      </w:r>
      <w:r>
        <w:rPr>
          <w:rFonts w:eastAsia="宋体" w:hint="eastAsia"/>
          <w:lang w:eastAsia="zh-CN"/>
          <w14:ligatures w14:val="standard"/>
        </w:rPr>
        <w:t xml:space="preserve"> </w:t>
      </w:r>
      <w:r w:rsidRPr="006F66F7">
        <w:rPr>
          <w:rFonts w:eastAsia="宋体" w:hint="eastAsia"/>
          <w:noProof/>
          <w:lang w:eastAsia="zh-CN"/>
          <w14:ligatures w14:val="standard"/>
        </w:rPr>
        <w:t>user</w:t>
      </w:r>
      <w:r>
        <w:rPr>
          <w:rFonts w:eastAsia="宋体" w:hint="eastAsia"/>
          <w:lang w:eastAsia="zh-CN"/>
          <w14:ligatures w14:val="standard"/>
        </w:rPr>
        <w:t xml:space="preserve"> may do it again until they make a correct match. If users choose to </w:t>
      </w:r>
      <w:r w:rsidRPr="006F66F7">
        <w:rPr>
          <w:rFonts w:eastAsia="宋体" w:hint="eastAsia"/>
          <w:noProof/>
          <w:lang w:eastAsia="zh-CN"/>
          <w14:ligatures w14:val="standard"/>
        </w:rPr>
        <w:t>log</w:t>
      </w:r>
      <w:r w:rsidR="006F66F7">
        <w:rPr>
          <w:rFonts w:eastAsia="宋体"/>
          <w:noProof/>
          <w:lang w:eastAsia="zh-CN"/>
          <w14:ligatures w14:val="standard"/>
        </w:rPr>
        <w:t xml:space="preserve"> </w:t>
      </w:r>
      <w:r w:rsidRPr="006F66F7">
        <w:rPr>
          <w:rFonts w:eastAsia="宋体" w:hint="eastAsia"/>
          <w:noProof/>
          <w:lang w:eastAsia="zh-CN"/>
          <w14:ligatures w14:val="standard"/>
        </w:rPr>
        <w:t>in</w:t>
      </w:r>
      <w:r>
        <w:rPr>
          <w:rFonts w:eastAsia="宋体" w:hint="eastAsia"/>
          <w:lang w:eastAsia="zh-CN"/>
          <w14:ligatures w14:val="standard"/>
        </w:rPr>
        <w:t xml:space="preserve"> by taking a picture, the system </w:t>
      </w:r>
      <w:r w:rsidRPr="006F66F7">
        <w:rPr>
          <w:rFonts w:eastAsia="宋体" w:hint="eastAsia"/>
          <w:noProof/>
          <w:lang w:eastAsia="zh-CN"/>
          <w14:ligatures w14:val="standard"/>
        </w:rPr>
        <w:t>compare</w:t>
      </w:r>
      <w:r w:rsidR="006F66F7">
        <w:rPr>
          <w:rFonts w:eastAsia="宋体"/>
          <w:noProof/>
          <w:lang w:eastAsia="zh-CN"/>
          <w14:ligatures w14:val="standard"/>
        </w:rPr>
        <w:t>s</w:t>
      </w:r>
      <w:r>
        <w:rPr>
          <w:rFonts w:eastAsia="宋体" w:hint="eastAsia"/>
          <w:lang w:eastAsia="zh-CN"/>
          <w14:ligatures w14:val="standard"/>
        </w:rPr>
        <w:t xml:space="preserve"> the new picture with all the pictures in the database. If it </w:t>
      </w:r>
      <w:r w:rsidRPr="006F66F7">
        <w:rPr>
          <w:rFonts w:eastAsia="宋体" w:hint="eastAsia"/>
          <w:noProof/>
          <w:lang w:eastAsia="zh-CN"/>
          <w14:ligatures w14:val="standard"/>
        </w:rPr>
        <w:t>does</w:t>
      </w:r>
      <w:r w:rsidR="006F66F7">
        <w:rPr>
          <w:rFonts w:eastAsia="宋体"/>
          <w:noProof/>
          <w:lang w:eastAsia="zh-CN"/>
          <w14:ligatures w14:val="standard"/>
        </w:rPr>
        <w:t xml:space="preserve"> no</w:t>
      </w:r>
      <w:r w:rsidRPr="006F66F7">
        <w:rPr>
          <w:rFonts w:eastAsia="宋体" w:hint="eastAsia"/>
          <w:noProof/>
          <w:lang w:eastAsia="zh-CN"/>
          <w14:ligatures w14:val="standard"/>
        </w:rPr>
        <w:t>t</w:t>
      </w:r>
      <w:r>
        <w:rPr>
          <w:rFonts w:eastAsia="宋体" w:hint="eastAsia"/>
          <w:lang w:eastAsia="zh-CN"/>
          <w14:ligatures w14:val="standard"/>
        </w:rPr>
        <w:t xml:space="preserve"> match, users </w:t>
      </w:r>
      <w:r w:rsidR="006F66F7">
        <w:rPr>
          <w:rFonts w:eastAsia="宋体"/>
          <w:noProof/>
          <w:lang w:eastAsia="zh-CN"/>
          <w14:ligatures w14:val="standard"/>
        </w:rPr>
        <w:t>are</w:t>
      </w:r>
      <w:r>
        <w:rPr>
          <w:rFonts w:eastAsia="宋体" w:hint="eastAsia"/>
          <w:lang w:eastAsia="zh-CN"/>
          <w14:ligatures w14:val="standard"/>
        </w:rPr>
        <w:t xml:space="preserve"> allowed to </w:t>
      </w:r>
      <w:r w:rsidRPr="006F66F7">
        <w:rPr>
          <w:rFonts w:eastAsia="宋体" w:hint="eastAsia"/>
          <w:noProof/>
          <w:lang w:eastAsia="zh-CN"/>
          <w14:ligatures w14:val="standard"/>
        </w:rPr>
        <w:t>log</w:t>
      </w:r>
      <w:r w:rsidR="006F66F7">
        <w:rPr>
          <w:rFonts w:eastAsia="宋体"/>
          <w:noProof/>
          <w:lang w:eastAsia="zh-CN"/>
          <w14:ligatures w14:val="standard"/>
        </w:rPr>
        <w:t xml:space="preserve"> </w:t>
      </w:r>
      <w:r w:rsidRPr="006F66F7">
        <w:rPr>
          <w:rFonts w:eastAsia="宋体" w:hint="eastAsia"/>
          <w:noProof/>
          <w:lang w:eastAsia="zh-CN"/>
          <w14:ligatures w14:val="standard"/>
        </w:rPr>
        <w:t>in</w:t>
      </w:r>
      <w:r>
        <w:rPr>
          <w:rFonts w:eastAsia="宋体" w:hint="eastAsia"/>
          <w:lang w:eastAsia="zh-CN"/>
          <w14:ligatures w14:val="standard"/>
        </w:rPr>
        <w:t xml:space="preserve"> until they give a face picture recognized by the system.</w:t>
      </w:r>
    </w:p>
    <w:p w14:paraId="0916D357" w14:textId="4632C52B" w:rsidR="00585522" w:rsidRDefault="004D6595">
      <w:pPr>
        <w:pStyle w:val="Head2"/>
        <w:rPr>
          <w:rFonts w:eastAsia="宋体"/>
          <w:b w:val="0"/>
          <w:bCs/>
          <w:i/>
          <w:iCs/>
          <w:sz w:val="18"/>
          <w:szCs w:val="18"/>
          <w:lang w:eastAsia="zh-CN"/>
          <w14:ligatures w14:val="standard"/>
        </w:rPr>
      </w:pPr>
      <w:r>
        <w:rPr>
          <w:rFonts w:eastAsia="宋体" w:hint="eastAsia"/>
          <w:b w:val="0"/>
          <w:bCs/>
          <w:i/>
          <w:iCs/>
          <w:sz w:val="18"/>
          <w:szCs w:val="18"/>
          <w:lang w:eastAsia="zh-CN"/>
          <w14:ligatures w14:val="standard"/>
        </w:rPr>
        <w:t>2.3</w:t>
      </w:r>
      <w:r w:rsidR="00D8650E">
        <w:rPr>
          <w:rFonts w:eastAsia="宋体" w:hint="eastAsia"/>
          <w:b w:val="0"/>
          <w:bCs/>
          <w:i/>
          <w:iCs/>
          <w:sz w:val="18"/>
          <w:szCs w:val="18"/>
          <w:lang w:eastAsia="zh-CN"/>
          <w14:ligatures w14:val="standard"/>
        </w:rPr>
        <w:t xml:space="preserve">.3   </w:t>
      </w:r>
      <w:r w:rsidR="00D8650E">
        <w:rPr>
          <w:rFonts w:eastAsia="宋体" w:hint="eastAsia"/>
          <w:sz w:val="18"/>
          <w:szCs w:val="18"/>
          <w:lang w:eastAsia="zh-CN"/>
          <w14:ligatures w14:val="standard"/>
        </w:rPr>
        <w:t xml:space="preserve">Course </w:t>
      </w:r>
    </w:p>
    <w:p w14:paraId="4BB6637B" w14:textId="78C06817" w:rsidR="00585522" w:rsidRDefault="00D8650E">
      <w:pPr>
        <w:pStyle w:val="Para"/>
        <w:ind w:firstLine="0"/>
        <w:jc w:val="both"/>
        <w:rPr>
          <w:rFonts w:eastAsia="宋体"/>
          <w:lang w:eastAsia="zh-CN"/>
          <w14:ligatures w14:val="standard"/>
        </w:rPr>
      </w:pPr>
      <w:r>
        <w:rPr>
          <w:rFonts w:eastAsia="宋体" w:hint="eastAsia"/>
          <w:lang w:eastAsia="zh-CN"/>
          <w14:ligatures w14:val="standard"/>
        </w:rPr>
        <w:t>After creating users</w:t>
      </w:r>
      <w:r>
        <w:rPr>
          <w:rFonts w:eastAsia="宋体"/>
          <w:lang w:eastAsia="zh-CN"/>
          <w14:ligatures w14:val="standard"/>
        </w:rPr>
        <w:t>’</w:t>
      </w:r>
      <w:r>
        <w:rPr>
          <w:rFonts w:eastAsia="宋体" w:hint="eastAsia"/>
          <w:lang w:eastAsia="zh-CN"/>
          <w14:ligatures w14:val="standard"/>
        </w:rPr>
        <w:t xml:space="preserve"> login, users now have access to the system as a valid user and are present with the index page. When they click on add a course button, it </w:t>
      </w:r>
      <w:r w:rsidRPr="006F66F7">
        <w:rPr>
          <w:rFonts w:eastAsia="宋体" w:hint="eastAsia"/>
          <w:noProof/>
          <w:lang w:eastAsia="zh-CN"/>
          <w14:ligatures w14:val="standard"/>
        </w:rPr>
        <w:t>go</w:t>
      </w:r>
      <w:r w:rsidR="006F66F7">
        <w:rPr>
          <w:rFonts w:eastAsia="宋体"/>
          <w:noProof/>
          <w:lang w:eastAsia="zh-CN"/>
          <w14:ligatures w14:val="standard"/>
        </w:rPr>
        <w:t>es</w:t>
      </w:r>
      <w:r>
        <w:rPr>
          <w:rFonts w:eastAsia="宋体" w:hint="eastAsia"/>
          <w:lang w:eastAsia="zh-CN"/>
          <w14:ligatures w14:val="standard"/>
        </w:rPr>
        <w:t xml:space="preserve"> to course selection page. Then they are entitled to add a course by either a course number or a course name. If the course number or the course name matches another in the database,</w:t>
      </w:r>
      <w:r w:rsidR="006F66F7">
        <w:rPr>
          <w:rFonts w:eastAsia="宋体"/>
          <w:lang w:eastAsia="zh-CN"/>
          <w14:ligatures w14:val="standard"/>
        </w:rPr>
        <w:t xml:space="preserve"> the</w:t>
      </w:r>
      <w:r>
        <w:rPr>
          <w:rFonts w:eastAsia="宋体" w:hint="eastAsia"/>
          <w:lang w:eastAsia="zh-CN"/>
          <w14:ligatures w14:val="standard"/>
        </w:rPr>
        <w:t xml:space="preserve"> </w:t>
      </w:r>
      <w:r w:rsidRPr="006F66F7">
        <w:rPr>
          <w:rFonts w:eastAsia="宋体" w:hint="eastAsia"/>
          <w:noProof/>
          <w:lang w:eastAsia="zh-CN"/>
          <w14:ligatures w14:val="standard"/>
        </w:rPr>
        <w:t>user</w:t>
      </w:r>
      <w:r>
        <w:rPr>
          <w:rFonts w:eastAsia="宋体" w:hint="eastAsia"/>
          <w:lang w:eastAsia="zh-CN"/>
          <w14:ligatures w14:val="standard"/>
        </w:rPr>
        <w:t xml:space="preserve"> </w:t>
      </w:r>
      <w:r w:rsidRPr="006F66F7">
        <w:rPr>
          <w:rFonts w:eastAsia="宋体" w:hint="eastAsia"/>
          <w:noProof/>
          <w:lang w:eastAsia="zh-CN"/>
          <w14:ligatures w14:val="standard"/>
        </w:rPr>
        <w:t>add</w:t>
      </w:r>
      <w:r w:rsidR="006F66F7">
        <w:rPr>
          <w:rFonts w:eastAsia="宋体"/>
          <w:noProof/>
          <w:lang w:eastAsia="zh-CN"/>
          <w14:ligatures w14:val="standard"/>
        </w:rPr>
        <w:t>s</w:t>
      </w:r>
      <w:r>
        <w:rPr>
          <w:rFonts w:eastAsia="宋体" w:hint="eastAsia"/>
          <w:lang w:eastAsia="zh-CN"/>
          <w14:ligatures w14:val="standard"/>
        </w:rPr>
        <w:t xml:space="preserve"> the course. If it </w:t>
      </w:r>
      <w:r w:rsidRPr="006F66F7">
        <w:rPr>
          <w:rFonts w:eastAsia="宋体" w:hint="eastAsia"/>
          <w:noProof/>
          <w:lang w:eastAsia="zh-CN"/>
          <w14:ligatures w14:val="standard"/>
        </w:rPr>
        <w:t>does</w:t>
      </w:r>
      <w:r w:rsidR="006F66F7">
        <w:rPr>
          <w:rFonts w:eastAsia="宋体"/>
          <w:noProof/>
          <w:lang w:eastAsia="zh-CN"/>
          <w14:ligatures w14:val="standard"/>
        </w:rPr>
        <w:t xml:space="preserve"> no</w:t>
      </w:r>
      <w:r w:rsidRPr="006F66F7">
        <w:rPr>
          <w:rFonts w:eastAsia="宋体" w:hint="eastAsia"/>
          <w:noProof/>
          <w:lang w:eastAsia="zh-CN"/>
          <w14:ligatures w14:val="standard"/>
        </w:rPr>
        <w:t>t</w:t>
      </w:r>
      <w:r>
        <w:rPr>
          <w:rFonts w:eastAsia="宋体" w:hint="eastAsia"/>
          <w:lang w:eastAsia="zh-CN"/>
          <w14:ligatures w14:val="standard"/>
        </w:rPr>
        <w:t xml:space="preserve"> match,</w:t>
      </w:r>
      <w:r w:rsidR="006F66F7">
        <w:rPr>
          <w:rFonts w:eastAsia="宋体"/>
          <w:lang w:eastAsia="zh-CN"/>
          <w14:ligatures w14:val="standard"/>
        </w:rPr>
        <w:t xml:space="preserve"> the</w:t>
      </w:r>
      <w:r>
        <w:rPr>
          <w:rFonts w:eastAsia="宋体" w:hint="eastAsia"/>
          <w:lang w:eastAsia="zh-CN"/>
          <w14:ligatures w14:val="standard"/>
        </w:rPr>
        <w:t xml:space="preserve"> </w:t>
      </w:r>
      <w:r w:rsidRPr="006F66F7">
        <w:rPr>
          <w:rFonts w:eastAsia="宋体" w:hint="eastAsia"/>
          <w:noProof/>
          <w:lang w:eastAsia="zh-CN"/>
          <w14:ligatures w14:val="standard"/>
        </w:rPr>
        <w:t>user</w:t>
      </w:r>
      <w:r>
        <w:rPr>
          <w:rFonts w:eastAsia="宋体" w:hint="eastAsia"/>
          <w:lang w:eastAsia="zh-CN"/>
          <w14:ligatures w14:val="standard"/>
        </w:rPr>
        <w:t xml:space="preserve"> may do it again until they make a correct match.</w:t>
      </w:r>
    </w:p>
    <w:p w14:paraId="2F134C56" w14:textId="036E3544" w:rsidR="00585522" w:rsidRDefault="004D6595">
      <w:pPr>
        <w:pStyle w:val="Para"/>
        <w:ind w:firstLine="0"/>
        <w:jc w:val="both"/>
        <w:rPr>
          <w:rFonts w:eastAsia="宋体"/>
          <w:b/>
          <w:szCs w:val="18"/>
          <w:lang w:eastAsia="zh-CN"/>
          <w14:ligatures w14:val="standard"/>
        </w:rPr>
      </w:pPr>
      <w:r>
        <w:rPr>
          <w:rFonts w:eastAsia="宋体" w:hint="eastAsia"/>
          <w:bCs/>
          <w:i/>
          <w:iCs/>
          <w:szCs w:val="18"/>
          <w:lang w:eastAsia="zh-CN"/>
          <w14:ligatures w14:val="standard"/>
        </w:rPr>
        <w:t>2.3</w:t>
      </w:r>
      <w:r w:rsidR="00D8650E">
        <w:rPr>
          <w:rFonts w:eastAsia="宋体" w:hint="eastAsia"/>
          <w:bCs/>
          <w:i/>
          <w:iCs/>
          <w:szCs w:val="18"/>
          <w:lang w:eastAsia="zh-CN"/>
          <w14:ligatures w14:val="standard"/>
        </w:rPr>
        <w:t xml:space="preserve">.4   </w:t>
      </w:r>
      <w:r w:rsidR="00D8650E">
        <w:rPr>
          <w:rFonts w:eastAsia="宋体" w:hint="eastAsia"/>
          <w:b/>
          <w:szCs w:val="18"/>
          <w:lang w:eastAsia="zh-CN"/>
          <w14:ligatures w14:val="standard"/>
        </w:rPr>
        <w:t>Quiz</w:t>
      </w:r>
    </w:p>
    <w:p w14:paraId="010C522B" w14:textId="7808D60E" w:rsidR="004D6595" w:rsidRDefault="004D6595" w:rsidP="004D6595">
      <w:pPr>
        <w:pStyle w:val="Para"/>
        <w:ind w:firstLine="0"/>
        <w:jc w:val="both"/>
        <w:rPr>
          <w:rFonts w:eastAsia="宋体"/>
          <w:lang w:eastAsia="zh-CN"/>
          <w14:ligatures w14:val="standard"/>
        </w:rPr>
      </w:pPr>
      <w:r>
        <w:rPr>
          <w:rFonts w:eastAsia="宋体" w:hint="eastAsia"/>
          <w:lang w:eastAsia="zh-CN"/>
          <w14:ligatures w14:val="standard"/>
        </w:rPr>
        <w:t xml:space="preserve">After adding a course, users now have access to that specific course if approved and they can that course </w:t>
      </w:r>
      <w:r>
        <w:rPr>
          <w:rFonts w:eastAsia="宋体"/>
          <w:lang w:eastAsia="zh-CN"/>
          <w14:ligatures w14:val="standard"/>
        </w:rPr>
        <w:t xml:space="preserve">is </w:t>
      </w:r>
      <w:r>
        <w:rPr>
          <w:rFonts w:eastAsia="宋体" w:hint="eastAsia"/>
          <w:lang w:eastAsia="zh-CN"/>
          <w14:ligatures w14:val="standard"/>
        </w:rPr>
        <w:t xml:space="preserve">shown </w:t>
      </w:r>
      <w:r>
        <w:rPr>
          <w:rFonts w:eastAsia="宋体"/>
          <w:lang w:eastAsia="zh-CN"/>
          <w14:ligatures w14:val="standard"/>
        </w:rPr>
        <w:t>o</w:t>
      </w:r>
      <w:r>
        <w:rPr>
          <w:rFonts w:eastAsia="宋体" w:hint="eastAsia"/>
          <w:lang w:eastAsia="zh-CN"/>
          <w14:ligatures w14:val="standard"/>
        </w:rPr>
        <w:t>n the course list page. When they click on that course</w:t>
      </w:r>
      <w:r>
        <w:rPr>
          <w:rFonts w:eastAsia="宋体"/>
          <w:lang w:eastAsia="zh-CN"/>
          <w14:ligatures w14:val="standard"/>
        </w:rPr>
        <w:t>’</w:t>
      </w:r>
      <w:r>
        <w:rPr>
          <w:rFonts w:eastAsia="宋体" w:hint="eastAsia"/>
          <w:lang w:eastAsia="zh-CN"/>
          <w14:ligatures w14:val="standard"/>
        </w:rPr>
        <w:t xml:space="preserve">s button, it </w:t>
      </w:r>
      <w:r w:rsidRPr="006F66F7">
        <w:rPr>
          <w:rFonts w:eastAsia="宋体" w:hint="eastAsia"/>
          <w:noProof/>
          <w:lang w:eastAsia="zh-CN"/>
          <w14:ligatures w14:val="standard"/>
        </w:rPr>
        <w:t>go</w:t>
      </w:r>
      <w:r w:rsidRPr="006F66F7">
        <w:rPr>
          <w:rFonts w:eastAsia="宋体"/>
          <w:noProof/>
          <w:lang w:eastAsia="zh-CN"/>
          <w14:ligatures w14:val="standard"/>
        </w:rPr>
        <w:t>es</w:t>
      </w:r>
      <w:r>
        <w:rPr>
          <w:rFonts w:eastAsia="宋体" w:hint="eastAsia"/>
          <w:lang w:eastAsia="zh-CN"/>
          <w14:ligatures w14:val="standard"/>
        </w:rPr>
        <w:t xml:space="preserve"> to that course</w:t>
      </w:r>
      <w:r>
        <w:rPr>
          <w:rFonts w:eastAsia="宋体"/>
          <w:lang w:eastAsia="zh-CN"/>
          <w14:ligatures w14:val="standard"/>
        </w:rPr>
        <w:t>’</w:t>
      </w:r>
      <w:r>
        <w:rPr>
          <w:rFonts w:eastAsia="宋体" w:hint="eastAsia"/>
          <w:lang w:eastAsia="zh-CN"/>
          <w14:ligatures w14:val="standard"/>
        </w:rPr>
        <w:t>s homepage. After the instructor give</w:t>
      </w:r>
      <w:r>
        <w:rPr>
          <w:rFonts w:eastAsia="宋体"/>
          <w:lang w:eastAsia="zh-CN"/>
          <w14:ligatures w14:val="standard"/>
        </w:rPr>
        <w:t>s</w:t>
      </w:r>
      <w:r>
        <w:rPr>
          <w:rFonts w:eastAsia="宋体" w:hint="eastAsia"/>
          <w:lang w:eastAsia="zh-CN"/>
          <w14:ligatures w14:val="standard"/>
        </w:rPr>
        <w:t xml:space="preserve"> a quiz online, </w:t>
      </w:r>
      <w:r>
        <w:rPr>
          <w:rFonts w:eastAsia="宋体" w:hint="eastAsia"/>
          <w:lang w:eastAsia="zh-CN"/>
          <w14:ligatures w14:val="standard"/>
        </w:rPr>
        <w:lastRenderedPageBreak/>
        <w:t xml:space="preserve">they are required to do that quiz by clicking the quiz </w:t>
      </w:r>
      <w:r w:rsidRPr="006F66F7">
        <w:rPr>
          <w:rFonts w:eastAsia="宋体" w:hint="eastAsia"/>
          <w:noProof/>
          <w:lang w:eastAsia="zh-CN"/>
          <w14:ligatures w14:val="standard"/>
        </w:rPr>
        <w:t>button.</w:t>
      </w:r>
      <w:r>
        <w:rPr>
          <w:rFonts w:eastAsia="宋体" w:hint="eastAsia"/>
          <w:lang w:eastAsia="zh-CN"/>
          <w14:ligatures w14:val="standard"/>
        </w:rPr>
        <w:t xml:space="preserve"> If the instructor </w:t>
      </w:r>
      <w:r w:rsidRPr="006F66F7">
        <w:rPr>
          <w:rFonts w:eastAsia="宋体" w:hint="eastAsia"/>
          <w:noProof/>
          <w:lang w:eastAsia="zh-CN"/>
          <w14:ligatures w14:val="standard"/>
        </w:rPr>
        <w:t>does</w:t>
      </w:r>
      <w:r>
        <w:rPr>
          <w:rFonts w:eastAsia="宋体"/>
          <w:noProof/>
          <w:lang w:eastAsia="zh-CN"/>
          <w14:ligatures w14:val="standard"/>
        </w:rPr>
        <w:t xml:space="preserve"> no</w:t>
      </w:r>
      <w:r w:rsidRPr="006F66F7">
        <w:rPr>
          <w:rFonts w:eastAsia="宋体" w:hint="eastAsia"/>
          <w:noProof/>
          <w:lang w:eastAsia="zh-CN"/>
          <w14:ligatures w14:val="standard"/>
        </w:rPr>
        <w:t>t</w:t>
      </w:r>
      <w:r>
        <w:rPr>
          <w:rFonts w:eastAsia="宋体" w:hint="eastAsia"/>
          <w:lang w:eastAsia="zh-CN"/>
          <w14:ligatures w14:val="standard"/>
        </w:rPr>
        <w:t xml:space="preserve"> specify the number and content of the quiz, the user </w:t>
      </w:r>
      <w:r w:rsidRPr="006F66F7">
        <w:rPr>
          <w:rFonts w:eastAsia="宋体"/>
          <w:noProof/>
          <w:lang w:eastAsia="zh-CN"/>
          <w14:ligatures w14:val="standard"/>
        </w:rPr>
        <w:t>is</w:t>
      </w:r>
      <w:r w:rsidRPr="006F66F7">
        <w:rPr>
          <w:rFonts w:eastAsia="宋体" w:hint="eastAsia"/>
          <w:noProof/>
          <w:lang w:eastAsia="zh-CN"/>
          <w14:ligatures w14:val="standard"/>
        </w:rPr>
        <w:t xml:space="preserve"> presented</w:t>
      </w:r>
      <w:r>
        <w:rPr>
          <w:rFonts w:eastAsia="宋体" w:hint="eastAsia"/>
          <w:lang w:eastAsia="zh-CN"/>
          <w14:ligatures w14:val="standard"/>
        </w:rPr>
        <w:t xml:space="preserve"> with 10 random quiz questions in 10 minutes. At the same time, the contin</w:t>
      </w:r>
      <w:r>
        <w:rPr>
          <w:rFonts w:eastAsia="宋体"/>
          <w:lang w:eastAsia="zh-CN"/>
          <w14:ligatures w14:val="standard"/>
        </w:rPr>
        <w:t>u</w:t>
      </w:r>
      <w:r>
        <w:rPr>
          <w:rFonts w:eastAsia="宋体" w:hint="eastAsia"/>
          <w:lang w:eastAsia="zh-CN"/>
          <w14:ligatures w14:val="standard"/>
        </w:rPr>
        <w:t xml:space="preserve">ous facial recognition is ongoing. After the user finishes the quiz and clicks the submit button, the system </w:t>
      </w:r>
      <w:r w:rsidRPr="006F66F7">
        <w:rPr>
          <w:rFonts w:eastAsia="宋体" w:hint="eastAsia"/>
          <w:noProof/>
          <w:lang w:eastAsia="zh-CN"/>
          <w14:ligatures w14:val="standard"/>
        </w:rPr>
        <w:t>automatically grade</w:t>
      </w:r>
      <w:r>
        <w:rPr>
          <w:rFonts w:eastAsia="宋体"/>
          <w:noProof/>
          <w:lang w:eastAsia="zh-CN"/>
          <w14:ligatures w14:val="standard"/>
        </w:rPr>
        <w:t>s</w:t>
      </w:r>
      <w:r>
        <w:rPr>
          <w:rFonts w:eastAsia="宋体" w:hint="eastAsia"/>
          <w:lang w:eastAsia="zh-CN"/>
          <w14:ligatures w14:val="standard"/>
        </w:rPr>
        <w:t xml:space="preserve"> the quiz if questions are all objective.</w:t>
      </w:r>
    </w:p>
    <w:p w14:paraId="2DDA1664" w14:textId="67C9BCBB" w:rsidR="00585522" w:rsidRDefault="00EE46BE">
      <w:pPr>
        <w:pStyle w:val="Para"/>
        <w:ind w:firstLine="0"/>
        <w:jc w:val="both"/>
        <w:rPr>
          <w:rFonts w:eastAsia="宋体"/>
          <w:b/>
          <w:i/>
          <w:iCs/>
          <w:szCs w:val="18"/>
          <w:lang w:eastAsia="zh-CN"/>
          <w14:ligatures w14:val="standard"/>
        </w:rPr>
      </w:pPr>
      <w:r>
        <w:rPr>
          <w:rFonts w:eastAsia="宋体" w:hint="eastAsia"/>
          <w:i/>
          <w:iCs/>
          <w:szCs w:val="18"/>
          <w:lang w:eastAsia="zh-CN"/>
          <w14:ligatures w14:val="standard"/>
        </w:rPr>
        <w:t>2.3</w:t>
      </w:r>
      <w:r w:rsidR="00D8650E" w:rsidRPr="00EE46BE">
        <w:rPr>
          <w:rFonts w:eastAsia="宋体" w:hint="eastAsia"/>
          <w:i/>
          <w:iCs/>
          <w:szCs w:val="18"/>
          <w:lang w:eastAsia="zh-CN"/>
          <w14:ligatures w14:val="standard"/>
        </w:rPr>
        <w:t>.5</w:t>
      </w:r>
      <w:r w:rsidR="00D8650E">
        <w:rPr>
          <w:rFonts w:eastAsia="宋体" w:hint="eastAsia"/>
          <w:b/>
          <w:i/>
          <w:iCs/>
          <w:szCs w:val="18"/>
          <w:lang w:eastAsia="zh-CN"/>
          <w14:ligatures w14:val="standard"/>
        </w:rPr>
        <w:t xml:space="preserve">   </w:t>
      </w:r>
      <w:r w:rsidR="00D8650E">
        <w:rPr>
          <w:rFonts w:eastAsia="宋体" w:hint="eastAsia"/>
          <w:b/>
          <w:szCs w:val="18"/>
          <w:lang w:eastAsia="zh-CN"/>
          <w14:ligatures w14:val="standard"/>
        </w:rPr>
        <w:t>Facial Recognition</w:t>
      </w:r>
    </w:p>
    <w:p w14:paraId="2299BBE4" w14:textId="7BB94645" w:rsidR="00585522" w:rsidRDefault="00D8650E">
      <w:pPr>
        <w:pStyle w:val="Para"/>
        <w:ind w:firstLine="0"/>
        <w:jc w:val="both"/>
        <w:rPr>
          <w:rFonts w:eastAsia="宋体"/>
          <w:lang w:eastAsia="zh-CN"/>
          <w14:ligatures w14:val="standard"/>
        </w:rPr>
      </w:pPr>
      <w:r>
        <w:rPr>
          <w:rFonts w:eastAsia="宋体" w:hint="eastAsia"/>
          <w:lang w:eastAsia="zh-CN"/>
          <w14:ligatures w14:val="standard"/>
        </w:rPr>
        <w:t xml:space="preserve">In this project, When the user </w:t>
      </w:r>
      <w:r w:rsidRPr="006F66F7">
        <w:rPr>
          <w:rFonts w:eastAsia="宋体" w:hint="eastAsia"/>
          <w:noProof/>
          <w:lang w:eastAsia="zh-CN"/>
          <w14:ligatures w14:val="standard"/>
        </w:rPr>
        <w:t>is given</w:t>
      </w:r>
      <w:r>
        <w:rPr>
          <w:rFonts w:eastAsia="宋体" w:hint="eastAsia"/>
          <w:lang w:eastAsia="zh-CN"/>
          <w14:ligatures w14:val="standard"/>
        </w:rPr>
        <w:t xml:space="preserve"> the quiz, they are responsible for opening the camera and showing the face without leaving the camera</w:t>
      </w:r>
      <w:r>
        <w:rPr>
          <w:rFonts w:eastAsia="宋体"/>
          <w:lang w:eastAsia="zh-CN"/>
          <w14:ligatures w14:val="standard"/>
        </w:rPr>
        <w:t>’</w:t>
      </w:r>
      <w:r>
        <w:rPr>
          <w:rFonts w:eastAsia="宋体" w:hint="eastAsia"/>
          <w:lang w:eastAsia="zh-CN"/>
          <w14:ligatures w14:val="standard"/>
        </w:rPr>
        <w:t>s reach. The camera will first catch one picture of the user and then take one after e</w:t>
      </w:r>
      <w:r>
        <w:rPr>
          <w:rFonts w:eastAsia="宋体"/>
          <w:lang w:eastAsia="zh-CN"/>
          <w14:ligatures w14:val="standard"/>
        </w:rPr>
        <w:t>very</w:t>
      </w:r>
      <w:r>
        <w:rPr>
          <w:rFonts w:eastAsia="宋体" w:hint="eastAsia"/>
          <w:lang w:eastAsia="zh-CN"/>
          <w14:ligatures w14:val="standard"/>
        </w:rPr>
        <w:t xml:space="preserve"> ten seconds repeatedly. The system will continuous</w:t>
      </w:r>
      <w:r>
        <w:rPr>
          <w:rFonts w:eastAsia="宋体"/>
          <w:lang w:eastAsia="zh-CN"/>
          <w14:ligatures w14:val="standard"/>
        </w:rPr>
        <w:t>l</w:t>
      </w:r>
      <w:r>
        <w:rPr>
          <w:rFonts w:eastAsia="宋体" w:hint="eastAsia"/>
          <w:lang w:eastAsia="zh-CN"/>
          <w14:ligatures w14:val="standard"/>
        </w:rPr>
        <w:t>y match the new picture with the two pictures taken when they register. If the camera can not catch their faces, it will automatically warn the user to check the camera or move the face back to the camera. When the camera catches another user</w:t>
      </w:r>
      <w:r>
        <w:rPr>
          <w:rFonts w:eastAsia="宋体"/>
          <w:lang w:eastAsia="zh-CN"/>
          <w14:ligatures w14:val="standard"/>
        </w:rPr>
        <w:t>’</w:t>
      </w:r>
      <w:r>
        <w:rPr>
          <w:rFonts w:eastAsia="宋体" w:hint="eastAsia"/>
          <w:lang w:eastAsia="zh-CN"/>
          <w14:ligatures w14:val="standard"/>
        </w:rPr>
        <w:t xml:space="preserve">s face or warn the user three times, </w:t>
      </w:r>
      <w:r>
        <w:rPr>
          <w:rFonts w:eastAsia="宋体"/>
          <w:lang w:eastAsia="zh-CN"/>
          <w14:ligatures w14:val="standard"/>
        </w:rPr>
        <w:t xml:space="preserve">the </w:t>
      </w:r>
      <w:r>
        <w:rPr>
          <w:rFonts w:eastAsia="宋体" w:hint="eastAsia"/>
          <w:lang w:eastAsia="zh-CN"/>
          <w14:ligatures w14:val="standard"/>
        </w:rPr>
        <w:t>chances are that the user is cheating or trying to cheat, the system will shut down the quiz, record the user and course, inform the reason and regulations, and send the user back to the course homepage. Only after the instructor permit</w:t>
      </w:r>
      <w:r>
        <w:rPr>
          <w:rFonts w:eastAsia="宋体"/>
          <w:lang w:eastAsia="zh-CN"/>
          <w14:ligatures w14:val="standard"/>
        </w:rPr>
        <w:t>s</w:t>
      </w:r>
      <w:r>
        <w:rPr>
          <w:rFonts w:eastAsia="宋体" w:hint="eastAsia"/>
          <w:lang w:eastAsia="zh-CN"/>
          <w14:ligatures w14:val="standard"/>
        </w:rPr>
        <w:t xml:space="preserve"> and delete</w:t>
      </w:r>
      <w:r>
        <w:rPr>
          <w:rFonts w:eastAsia="宋体"/>
          <w:lang w:eastAsia="zh-CN"/>
          <w14:ligatures w14:val="standard"/>
        </w:rPr>
        <w:t>s</w:t>
      </w:r>
      <w:r>
        <w:rPr>
          <w:rFonts w:eastAsia="宋体" w:hint="eastAsia"/>
          <w:lang w:eastAsia="zh-CN"/>
          <w14:ligatures w14:val="standard"/>
        </w:rPr>
        <w:t xml:space="preserve"> that record on instructor</w:t>
      </w:r>
      <w:r>
        <w:rPr>
          <w:rFonts w:eastAsia="宋体"/>
          <w:lang w:eastAsia="zh-CN"/>
          <w14:ligatures w14:val="standard"/>
        </w:rPr>
        <w:t>’</w:t>
      </w:r>
      <w:r>
        <w:rPr>
          <w:rFonts w:eastAsia="宋体" w:hint="eastAsia"/>
          <w:lang w:eastAsia="zh-CN"/>
          <w14:ligatures w14:val="standard"/>
        </w:rPr>
        <w:t>s account can the user be released and do a new quiz with totally different questions.</w:t>
      </w:r>
    </w:p>
    <w:p w14:paraId="183E9F67" w14:textId="77777777" w:rsidR="00C572CD" w:rsidRDefault="00C572CD">
      <w:pPr>
        <w:pStyle w:val="Head2"/>
        <w:ind w:left="0" w:firstLine="0"/>
        <w:rPr>
          <w14:ligatures w14:val="standard"/>
        </w:rPr>
        <w:sectPr w:rsidR="00C572CD" w:rsidSect="00EE46BE">
          <w:endnotePr>
            <w:numFmt w:val="decimal"/>
          </w:endnotePr>
          <w:type w:val="continuous"/>
          <w:pgSz w:w="12240" w:h="15840"/>
          <w:pgMar w:top="1500" w:right="1080" w:bottom="1600" w:left="1080" w:header="1080" w:footer="1080" w:gutter="0"/>
          <w:pgNumType w:start="1"/>
          <w:cols w:num="2" w:space="480"/>
          <w:titlePg/>
          <w:docGrid w:linePitch="360"/>
        </w:sectPr>
      </w:pPr>
    </w:p>
    <w:p w14:paraId="7EC9F131" w14:textId="5F0683E8" w:rsidR="00585522" w:rsidRDefault="00EE46BE">
      <w:pPr>
        <w:pStyle w:val="Head2"/>
        <w:ind w:left="0" w:firstLine="0"/>
        <w:rPr>
          <w14:ligatures w14:val="standard"/>
        </w:rPr>
      </w:pPr>
      <w:r>
        <w:rPr>
          <w14:ligatures w14:val="standard"/>
        </w:rPr>
        <w:lastRenderedPageBreak/>
        <w:t>2.4</w:t>
      </w:r>
      <w:r w:rsidR="00D8650E">
        <w:rPr>
          <w:szCs w:val="22"/>
          <w14:ligatures w14:val="standard"/>
        </w:rPr>
        <w:t> </w:t>
      </w:r>
      <w:r w:rsidR="00D8650E">
        <w:rPr>
          <w:rFonts w:eastAsia="宋体" w:hint="eastAsia"/>
          <w:lang w:eastAsia="zh-CN"/>
          <w14:ligatures w14:val="standard"/>
        </w:rPr>
        <w:t>Architecture</w:t>
      </w:r>
    </w:p>
    <w:p w14:paraId="2436DD10" w14:textId="6A6584DC" w:rsidR="00585522" w:rsidRDefault="00EE46BE">
      <w:pPr>
        <w:pStyle w:val="aff1"/>
        <w:ind w:left="0"/>
        <w:rPr>
          <w:rFonts w:ascii="Times New Roman" w:hAnsi="Times New Roman" w:cs="Times New Roman"/>
        </w:rPr>
      </w:pPr>
      <w:proofErr w:type="gramStart"/>
      <w:r>
        <w:rPr>
          <w:rFonts w:ascii="Linux Biolinum" w:hAnsi="Linux Biolinum" w:cs="Linux Biolinum" w:hint="eastAsia"/>
          <w:i/>
          <w14:ligatures w14:val="standard"/>
        </w:rPr>
        <w:t>2.4</w:t>
      </w:r>
      <w:r w:rsidR="00D8650E">
        <w:rPr>
          <w:rFonts w:ascii="Linux Biolinum" w:hAnsi="Linux Biolinum" w:cs="Linux Biolinum" w:hint="eastAsia"/>
          <w:i/>
          <w14:ligatures w14:val="standard"/>
        </w:rPr>
        <w:t>.1</w:t>
      </w:r>
      <w:r w:rsidR="00D8650E">
        <w:rPr>
          <w:rFonts w:ascii="Linux Biolinum" w:hAnsi="Linux Biolinum" w:cs="Linux Biolinum" w:hint="eastAsia"/>
          <w:i/>
          <w:lang w:eastAsia="zh-CN"/>
          <w14:ligatures w14:val="standard"/>
        </w:rPr>
        <w:t xml:space="preserve"> </w:t>
      </w:r>
      <w:r w:rsidR="00D8650E">
        <w:rPr>
          <w:rFonts w:ascii="Linux Biolinum" w:hAnsi="Linux Biolinum" w:cs="Linux Biolinum" w:hint="eastAsia"/>
          <w:b/>
          <w:bCs/>
          <w:i/>
          <w:lang w:eastAsia="zh-CN"/>
          <w14:ligatures w14:val="standard"/>
        </w:rPr>
        <w:t xml:space="preserve"> </w:t>
      </w:r>
      <w:r w:rsidR="00D8650E">
        <w:rPr>
          <w:rFonts w:ascii="Times New Roman" w:hAnsi="Times New Roman" w:cs="Times New Roman" w:hint="eastAsia"/>
          <w:b/>
          <w:bCs/>
        </w:rPr>
        <w:t>System</w:t>
      </w:r>
      <w:proofErr w:type="gramEnd"/>
      <w:r w:rsidR="00D8650E">
        <w:rPr>
          <w:rFonts w:ascii="Times New Roman" w:hAnsi="Times New Roman" w:cs="Times New Roman" w:hint="eastAsia"/>
          <w:b/>
          <w:bCs/>
        </w:rPr>
        <w:t xml:space="preserve"> </w:t>
      </w:r>
      <w:r w:rsidR="00D8650E">
        <w:rPr>
          <w:rFonts w:ascii="Times New Roman" w:hAnsi="Times New Roman" w:cs="Times New Roman"/>
          <w:b/>
          <w:bCs/>
        </w:rPr>
        <w:t>Architecture</w:t>
      </w:r>
      <w:r w:rsidR="00D8650E">
        <w:rPr>
          <w:rFonts w:ascii="Times New Roman" w:hAnsi="Times New Roman" w:cs="Times New Roman" w:hint="eastAsia"/>
          <w:b/>
          <w:bCs/>
        </w:rPr>
        <w:t xml:space="preserve"> </w:t>
      </w:r>
    </w:p>
    <w:p w14:paraId="039A1F20" w14:textId="53A6E169" w:rsidR="00585522" w:rsidRDefault="0006313B">
      <w:pPr>
        <w:pStyle w:val="aff1"/>
        <w:ind w:left="0"/>
        <w:rPr>
          <w:rStyle w:val="afe"/>
          <w:rFonts w:cstheme="minorBidi"/>
        </w:rPr>
      </w:pPr>
      <w:r>
        <w:rPr>
          <w:rFonts w:eastAsia="宋体" w:hint="eastAsia"/>
          <w:noProof/>
          <w:lang w:eastAsia="zh-CN"/>
        </w:rPr>
        <mc:AlternateContent>
          <mc:Choice Requires="wpg">
            <w:drawing>
              <wp:anchor distT="0" distB="0" distL="114300" distR="114300" simplePos="0" relativeHeight="251657216" behindDoc="0" locked="0" layoutInCell="1" allowOverlap="1" wp14:anchorId="40C73662" wp14:editId="23347D51">
                <wp:simplePos x="0" y="0"/>
                <wp:positionH relativeFrom="column">
                  <wp:posOffset>-519430</wp:posOffset>
                </wp:positionH>
                <wp:positionV relativeFrom="paragraph">
                  <wp:posOffset>270510</wp:posOffset>
                </wp:positionV>
                <wp:extent cx="3656965" cy="3884295"/>
                <wp:effectExtent l="0" t="0" r="0" b="1905"/>
                <wp:wrapTopAndBottom/>
                <wp:docPr id="9" name="组 9"/>
                <wp:cNvGraphicFramePr/>
                <a:graphic xmlns:a="http://schemas.openxmlformats.org/drawingml/2006/main">
                  <a:graphicData uri="http://schemas.microsoft.com/office/word/2010/wordprocessingGroup">
                    <wpg:wgp>
                      <wpg:cNvGrpSpPr/>
                      <wpg:grpSpPr>
                        <a:xfrm>
                          <a:off x="0" y="0"/>
                          <a:ext cx="3656965" cy="3884295"/>
                          <a:chOff x="0" y="0"/>
                          <a:chExt cx="3184525" cy="2936612"/>
                        </a:xfrm>
                        <a:extLst>
                          <a:ext uri="{0CCBE362-F206-4b92-989A-16890622DB6E}">
                            <ma14:wrappingTextBoxFlag xmlns:ma14="http://schemas.microsoft.com/office/mac/drawingml/2011/main"/>
                          </a:ext>
                        </a:extLst>
                      </wpg:grpSpPr>
                      <wps:wsp>
                        <wps:cNvPr id="8" name="文本框 8"/>
                        <wps:cNvSpPr txBox="1"/>
                        <wps:spPr>
                          <a:xfrm>
                            <a:off x="457200" y="2506717"/>
                            <a:ext cx="2394585" cy="429895"/>
                          </a:xfrm>
                          <a:prstGeom prst="rect">
                            <a:avLst/>
                          </a:prstGeom>
                          <a:noFill/>
                          <a:ln>
                            <a:noFill/>
                          </a:ln>
                          <a:effectLst/>
                        </wps:spPr>
                        <wps:txbx>
                          <w:txbxContent>
                            <w:p w14:paraId="25A60CBF" w14:textId="77777777" w:rsidR="006D1652" w:rsidRPr="00654C4F" w:rsidRDefault="006D1652" w:rsidP="00654C4F">
                              <w:pPr>
                                <w:pStyle w:val="Head2"/>
                                <w:jc w:val="center"/>
                                <w:rPr>
                                  <w:rFonts w:eastAsia="宋体"/>
                                  <w14:ligatures w14:val="standard"/>
                                </w:rPr>
                              </w:pPr>
                              <w:r w:rsidRPr="00455357">
                                <w:rPr>
                                  <w:rFonts w:eastAsia="宋体" w:hint="eastAsia"/>
                                  <w:b w:val="0"/>
                                  <w:lang w:eastAsia="zh-CN"/>
                                  <w14:ligatures w14:val="standard"/>
                                </w:rPr>
                                <w:t>Figure 3: System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图片 7" descr="15675309563754714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84525" cy="26720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C73662" id="_x7ec4__x0020_9" o:spid="_x0000_s1032" style="position:absolute;left:0;text-align:left;margin-left:-40.9pt;margin-top:21.3pt;width:287.95pt;height:305.85pt;z-index:251657216;mso-width-relative:margin;mso-height-relative:margin" coordsize="3184525,293661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">
                <v:shape id="_x6587__x672c__x6846__x0020_8" o:spid="_x0000_s1033" type="#_x0000_t202" style="position:absolute;left:457200;top:2506717;width:2394585;height:4298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25A60CBF" w14:textId="77777777" w:rsidR="006D1652" w:rsidRPr="00654C4F" w:rsidRDefault="006D1652" w:rsidP="00654C4F">
                        <w:pPr>
                          <w:pStyle w:val="Head2"/>
                          <w:jc w:val="center"/>
                          <w:rPr>
                            <w:rFonts w:eastAsia="宋体"/>
                            <w14:ligatures w14:val="standard"/>
                          </w:rPr>
                        </w:pPr>
                        <w:r w:rsidRPr="00455357">
                          <w:rPr>
                            <w:rFonts w:eastAsia="宋体" w:hint="eastAsia"/>
                            <w:b w:val="0"/>
                            <w:lang w:eastAsia="zh-CN"/>
                            <w14:ligatures w14:val="standard"/>
                          </w:rPr>
                          <w:t>Figure 3: System Architecture Diagram</w:t>
                        </w:r>
                      </w:p>
                    </w:txbxContent>
                  </v:textbox>
                </v:shape>
                <v:shape id="_x56fe__x7247__x0020_7" o:spid="_x0000_s1034" type="#_x0000_t75" alt="156753095637547144" style="position:absolute;width:3184525;height:26720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d&#10;luDCAAAA2gAAAA8AAABkcnMvZG93bnJldi54bWxEj0GLwjAUhO8L/ofwBG9rqgddqlFEEDzo6lbR&#10;66N5psXmpTTRdv+9ERb2OMzMN8x82dlKPKnxpWMFo2ECgjh3umSj4HzafH6B8AFZY+WYFPySh+Wi&#10;9zHHVLuWf+iZBSMihH2KCooQ6lRKnxdk0Q9dTRy9m2sshigbI3WDbYTbSo6TZCItlhwXCqxpXVB+&#10;zx5WwX63217Xl6M8fLvD6WImbXKcGqUG/W41AxGoC//hv/ZWK5jC+0q8AXLx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nZbgwgAAANoAAAAPAAAAAAAAAAAAAAAAAJwCAABk&#10;cnMvZG93bnJldi54bWxQSwUGAAAAAAQABAD3AAAAiwMAAAAA&#10;">
                  <v:imagedata r:id="rId31" o:title="156753095637547144"/>
                  <v:path arrowok="t"/>
                </v:shape>
                <w10:wrap type="topAndBottom"/>
              </v:group>
            </w:pict>
          </mc:Fallback>
        </mc:AlternateContent>
      </w:r>
    </w:p>
    <w:p w14:paraId="4AA8B104" w14:textId="1FABCB98" w:rsidR="00585522" w:rsidRDefault="00EE46BE">
      <w:pPr>
        <w:pStyle w:val="aff1"/>
        <w:ind w:left="0"/>
        <w:rPr>
          <w:rFonts w:eastAsia="宋体"/>
          <w:b/>
          <w:szCs w:val="18"/>
          <w:lang w:eastAsia="zh-CN"/>
          <w14:ligatures w14:val="standard"/>
        </w:rPr>
      </w:pPr>
      <w:proofErr w:type="gramStart"/>
      <w:r>
        <w:rPr>
          <w:rFonts w:ascii="Linux Biolinum" w:hAnsi="Linux Biolinum" w:cs="Linux Biolinum" w:hint="eastAsia"/>
          <w:i/>
          <w14:ligatures w14:val="standard"/>
        </w:rPr>
        <w:lastRenderedPageBreak/>
        <w:t>2.4</w:t>
      </w:r>
      <w:r w:rsidR="00D8650E">
        <w:rPr>
          <w:rFonts w:ascii="Linux Biolinum" w:hAnsi="Linux Biolinum" w:cs="Linux Biolinum" w:hint="eastAsia"/>
          <w:i/>
          <w14:ligatures w14:val="standard"/>
        </w:rPr>
        <w:t>.2</w:t>
      </w:r>
      <w:r w:rsidR="00D8650E">
        <w:rPr>
          <w:rFonts w:ascii="Times New Roman" w:hAnsi="Times New Roman" w:cs="Times New Roman" w:hint="eastAsia"/>
        </w:rPr>
        <w:t xml:space="preserve"> </w:t>
      </w:r>
      <w:r w:rsidR="00D8650E">
        <w:rPr>
          <w:rFonts w:ascii="Times New Roman" w:eastAsia="宋体" w:hAnsi="Times New Roman" w:cs="Times New Roman" w:hint="eastAsia"/>
          <w:lang w:eastAsia="zh-CN"/>
        </w:rPr>
        <w:t xml:space="preserve"> </w:t>
      </w:r>
      <w:r w:rsidR="00D8650E">
        <w:rPr>
          <w:rFonts w:eastAsia="宋体" w:hint="eastAsia"/>
          <w:b/>
          <w:szCs w:val="18"/>
          <w:lang w:eastAsia="zh-CN"/>
          <w14:ligatures w14:val="standard"/>
        </w:rPr>
        <w:t>Module</w:t>
      </w:r>
      <w:proofErr w:type="gramEnd"/>
      <w:r w:rsidR="00D8650E">
        <w:rPr>
          <w:rFonts w:eastAsia="宋体" w:hint="eastAsia"/>
          <w:b/>
          <w:szCs w:val="18"/>
          <w:lang w:eastAsia="zh-CN"/>
          <w14:ligatures w14:val="standard"/>
        </w:rPr>
        <w:t xml:space="preserve"> Description</w:t>
      </w:r>
    </w:p>
    <w:p w14:paraId="449BCE9A" w14:textId="171FA612" w:rsidR="00585522" w:rsidRDefault="00D8650E">
      <w:pPr>
        <w:pStyle w:val="aff1"/>
        <w:numPr>
          <w:ilvl w:val="0"/>
          <w:numId w:val="7"/>
        </w:numPr>
        <w:rPr>
          <w14:ligatures w14:val="standard"/>
        </w:rPr>
      </w:pPr>
      <w:r>
        <w:rPr>
          <w:rFonts w:eastAsia="宋体" w:hint="eastAsia"/>
          <w:lang w:eastAsia="zh-CN"/>
          <w14:ligatures w14:val="standard"/>
        </w:rPr>
        <w:t>User Management Module is used to manage users</w:t>
      </w:r>
      <w:r>
        <w:rPr>
          <w:rFonts w:eastAsia="宋体"/>
          <w:lang w:eastAsia="zh-CN"/>
          <w14:ligatures w14:val="standard"/>
        </w:rPr>
        <w:t>’</w:t>
      </w:r>
      <w:r>
        <w:rPr>
          <w:rFonts w:eastAsia="宋体" w:hint="eastAsia"/>
          <w:lang w:eastAsia="zh-CN"/>
          <w14:ligatures w14:val="standard"/>
        </w:rPr>
        <w:t xml:space="preserve"> actions and accounts, serving as the first firewall of the system.  </w:t>
      </w:r>
    </w:p>
    <w:p w14:paraId="2851D638" w14:textId="01BC864E" w:rsidR="00585522" w:rsidRDefault="00D8650E">
      <w:pPr>
        <w:pStyle w:val="aff1"/>
        <w:numPr>
          <w:ilvl w:val="0"/>
          <w:numId w:val="7"/>
        </w:numPr>
        <w:rPr>
          <w14:ligatures w14:val="standard"/>
        </w:rPr>
      </w:pPr>
      <w:r>
        <w:rPr>
          <w:rFonts w:eastAsia="宋体" w:hint="eastAsia"/>
          <w:lang w:eastAsia="zh-CN"/>
          <w14:ligatures w14:val="standard"/>
        </w:rPr>
        <w:t>Facial Recognition Engine is used to identify users and guarantee the user is not cheating during the quiz.</w:t>
      </w:r>
    </w:p>
    <w:p w14:paraId="6693E7E0" w14:textId="5EBF0AF2" w:rsidR="00585522" w:rsidRDefault="00D8650E">
      <w:pPr>
        <w:pStyle w:val="aff1"/>
        <w:numPr>
          <w:ilvl w:val="0"/>
          <w:numId w:val="7"/>
        </w:numPr>
        <w:rPr>
          <w14:ligatures w14:val="standard"/>
        </w:rPr>
      </w:pPr>
      <w:r>
        <w:rPr>
          <w:rFonts w:eastAsia="宋体" w:hint="eastAsia"/>
          <w:lang w:eastAsia="zh-CN"/>
          <w14:ligatures w14:val="standard"/>
        </w:rPr>
        <w:t xml:space="preserve">Courses Management </w:t>
      </w:r>
      <w:r w:rsidRPr="006F66F7">
        <w:rPr>
          <w:rFonts w:eastAsia="宋体" w:hint="eastAsia"/>
          <w:noProof/>
          <w:lang w:eastAsia="zh-CN"/>
          <w14:ligatures w14:val="standard"/>
        </w:rPr>
        <w:t>System is</w:t>
      </w:r>
      <w:r>
        <w:rPr>
          <w:rFonts w:eastAsia="宋体" w:hint="eastAsia"/>
          <w:lang w:eastAsia="zh-CN"/>
          <w14:ligatures w14:val="standard"/>
        </w:rPr>
        <w:t xml:space="preserve"> used to manage course information and relationship between each course and student. Being part of Courses Management System,</w:t>
      </w:r>
      <w:r>
        <w:rPr>
          <w:rFonts w:eastAsia="宋体"/>
          <w:lang w:eastAsia="zh-CN"/>
          <w14:ligatures w14:val="standard"/>
        </w:rPr>
        <w:t xml:space="preserve"> the</w:t>
      </w:r>
      <w:r>
        <w:rPr>
          <w:rFonts w:eastAsia="宋体" w:hint="eastAsia"/>
          <w:lang w:eastAsia="zh-CN"/>
          <w14:ligatures w14:val="standard"/>
        </w:rPr>
        <w:t xml:space="preserve"> sub-module online quiz is the skeleton of Online Quiz System.</w:t>
      </w:r>
    </w:p>
    <w:p w14:paraId="53336BCB" w14:textId="77777777" w:rsidR="00585522" w:rsidRDefault="00D8650E">
      <w:pPr>
        <w:pStyle w:val="aff1"/>
        <w:numPr>
          <w:ilvl w:val="0"/>
          <w:numId w:val="7"/>
        </w:numPr>
        <w:rPr>
          <w14:ligatures w14:val="standard"/>
        </w:rPr>
      </w:pPr>
      <w:r>
        <w:rPr>
          <w:rFonts w:eastAsia="宋体" w:hint="eastAsia"/>
          <w:lang w:eastAsia="zh-CN"/>
          <w14:ligatures w14:val="standard"/>
        </w:rPr>
        <w:t xml:space="preserve">Database Storage </w:t>
      </w:r>
      <w:r w:rsidRPr="006F66F7">
        <w:rPr>
          <w:rFonts w:eastAsia="宋体" w:hint="eastAsia"/>
          <w:noProof/>
          <w:lang w:eastAsia="zh-CN"/>
          <w14:ligatures w14:val="standard"/>
        </w:rPr>
        <w:t>is used</w:t>
      </w:r>
      <w:r>
        <w:rPr>
          <w:rFonts w:eastAsia="宋体" w:hint="eastAsia"/>
          <w:lang w:eastAsia="zh-CN"/>
          <w14:ligatures w14:val="standard"/>
        </w:rPr>
        <w:t xml:space="preserve"> to save all related data produced within last three modules including username, password, Email address, facial pictures, and quiz questions.</w:t>
      </w:r>
    </w:p>
    <w:p w14:paraId="76BB2867" w14:textId="77777777" w:rsidR="00585522" w:rsidRDefault="00585522">
      <w:pPr>
        <w:pStyle w:val="aff1"/>
        <w:rPr>
          <w:rFonts w:ascii="Times New Roman" w:hAnsi="Times New Roman" w:cs="Times New Roman"/>
          <w:lang w:eastAsia="zh-CN"/>
        </w:rPr>
      </w:pPr>
    </w:p>
    <w:p w14:paraId="0509F993" w14:textId="652159BA" w:rsidR="00585522" w:rsidRDefault="00EE46BE">
      <w:pPr>
        <w:pStyle w:val="Head2"/>
        <w:rPr>
          <w14:ligatures w14:val="standard"/>
        </w:rPr>
      </w:pPr>
      <w:r>
        <w:rPr>
          <w14:ligatures w14:val="standard"/>
        </w:rPr>
        <w:t>2.5</w:t>
      </w:r>
      <w:r w:rsidR="00D8650E">
        <w:rPr>
          <w:szCs w:val="22"/>
          <w14:ligatures w14:val="standard"/>
        </w:rPr>
        <w:t> </w:t>
      </w:r>
      <w:r w:rsidR="00D8650E">
        <w:rPr>
          <w:rFonts w:eastAsia="宋体" w:hint="eastAsia"/>
          <w:lang w:eastAsia="zh-CN"/>
          <w14:ligatures w14:val="standard"/>
        </w:rPr>
        <w:t>Platform</w:t>
      </w:r>
      <w:bookmarkStart w:id="2" w:name="_GoBack"/>
      <w:bookmarkEnd w:id="2"/>
    </w:p>
    <w:p w14:paraId="6AB81D25" w14:textId="09C2DD95" w:rsidR="00585522" w:rsidRDefault="00E213FC">
      <w:pPr>
        <w:pStyle w:val="Para"/>
        <w:ind w:firstLine="0"/>
        <w:jc w:val="both"/>
        <w:rPr>
          <w:rFonts w:ascii="Linux Biolinum" w:eastAsia="宋体" w:hAnsi="Linux Biolinum" w:cs="Linux Biolinum"/>
          <w:i/>
          <w:lang w:eastAsia="zh-CN"/>
          <w14:ligatures w14:val="standard"/>
        </w:rPr>
      </w:pPr>
      <w:bookmarkStart w:id="3" w:name="sec1"/>
      <w:r>
        <w:rPr>
          <w:rFonts w:ascii="Linux Biolinum" w:hAnsi="Linux Biolinum" w:cs="Linux Biolinum"/>
          <w:i/>
          <w14:ligatures w14:val="standard"/>
        </w:rPr>
        <w:t>2.5</w:t>
      </w:r>
      <w:r w:rsidR="00D8650E">
        <w:rPr>
          <w:rFonts w:ascii="Linux Biolinum" w:hAnsi="Linux Biolinum" w:cs="Linux Biolinum"/>
          <w:i/>
          <w14:ligatures w14:val="standard"/>
        </w:rPr>
        <w:t>.1</w:t>
      </w:r>
      <w:bookmarkEnd w:id="3"/>
      <w:r w:rsidR="00D8650E">
        <w:rPr>
          <w:rFonts w:ascii="Linux Biolinum" w:eastAsia="宋体" w:hAnsi="Linux Biolinum" w:cs="Linux Biolinum" w:hint="eastAsia"/>
          <w:i/>
          <w:lang w:eastAsia="zh-CN"/>
          <w14:ligatures w14:val="standard"/>
        </w:rPr>
        <w:t xml:space="preserve"> </w:t>
      </w:r>
      <w:r w:rsidR="00D8650E">
        <w:rPr>
          <w:rFonts w:ascii="Times New Roman" w:hAnsi="Times New Roman" w:cs="Times New Roman" w:hint="eastAsia"/>
          <w:lang w:eastAsia="zh-CN"/>
        </w:rPr>
        <w:t>On IDE side, for the programming environment</w:t>
      </w:r>
      <w:r w:rsidR="00D8650E">
        <w:rPr>
          <w:rFonts w:ascii="Times New Roman" w:hAnsi="Times New Roman" w:cs="Times New Roman"/>
          <w:lang w:eastAsia="zh-CN"/>
        </w:rPr>
        <w:t>’</w:t>
      </w:r>
      <w:r w:rsidR="00D8650E">
        <w:rPr>
          <w:rFonts w:ascii="Times New Roman" w:hAnsi="Times New Roman" w:cs="Times New Roman" w:hint="eastAsia"/>
          <w:lang w:eastAsia="zh-CN"/>
        </w:rPr>
        <w:t xml:space="preserve">s consistency and compatibility, </w:t>
      </w:r>
      <w:proofErr w:type="spellStart"/>
      <w:r w:rsidR="00D8650E">
        <w:rPr>
          <w:rFonts w:ascii="Times New Roman" w:hAnsi="Times New Roman" w:cs="Times New Roman" w:hint="eastAsia"/>
          <w:lang w:eastAsia="zh-CN"/>
        </w:rPr>
        <w:t>IntelliJ</w:t>
      </w:r>
      <w:proofErr w:type="spellEnd"/>
      <w:r w:rsidR="00D8650E">
        <w:rPr>
          <w:rFonts w:ascii="Times New Roman" w:hAnsi="Times New Roman" w:cs="Times New Roman" w:hint="eastAsia"/>
          <w:lang w:eastAsia="zh-CN"/>
        </w:rPr>
        <w:t xml:space="preserve">-IDEA from </w:t>
      </w:r>
      <w:proofErr w:type="spellStart"/>
      <w:r w:rsidR="00D8650E">
        <w:rPr>
          <w:rFonts w:ascii="Times New Roman" w:hAnsi="Times New Roman" w:cs="Times New Roman" w:hint="eastAsia"/>
          <w:lang w:eastAsia="zh-CN"/>
        </w:rPr>
        <w:t>JetBrains</w:t>
      </w:r>
      <w:proofErr w:type="spellEnd"/>
      <w:r w:rsidR="00D8650E">
        <w:rPr>
          <w:rFonts w:ascii="Times New Roman" w:hAnsi="Times New Roman" w:cs="Times New Roman" w:hint="eastAsia"/>
          <w:lang w:eastAsia="zh-CN"/>
        </w:rPr>
        <w:t xml:space="preserve"> is used for all developers.</w:t>
      </w:r>
    </w:p>
    <w:p w14:paraId="3442FCBE" w14:textId="1377C2D6" w:rsidR="00585522" w:rsidRDefault="00E213FC">
      <w:pPr>
        <w:pStyle w:val="Para"/>
        <w:ind w:firstLine="0"/>
        <w:jc w:val="both"/>
        <w:rPr>
          <w:rFonts w:ascii="Times New Roman" w:hAnsi="Times New Roman" w:cs="Times New Roman"/>
          <w:lang w:eastAsia="zh-CN"/>
        </w:rPr>
      </w:pPr>
      <w:r>
        <w:rPr>
          <w:rFonts w:ascii="Linux Biolinum" w:eastAsia="宋体" w:hAnsi="Linux Biolinum" w:cs="Linux Biolinum" w:hint="eastAsia"/>
          <w:i/>
          <w:lang w:eastAsia="zh-CN"/>
          <w14:ligatures w14:val="standard"/>
        </w:rPr>
        <w:t>2.5</w:t>
      </w:r>
      <w:r w:rsidR="00D8650E">
        <w:rPr>
          <w:rFonts w:ascii="Linux Biolinum" w:eastAsia="宋体" w:hAnsi="Linux Biolinum" w:cs="Linux Biolinum" w:hint="eastAsia"/>
          <w:i/>
          <w:lang w:eastAsia="zh-CN"/>
          <w14:ligatures w14:val="standard"/>
        </w:rPr>
        <w:t xml:space="preserve">.2   </w:t>
      </w:r>
      <w:r w:rsidR="00D8650E">
        <w:rPr>
          <w:rFonts w:ascii="Times New Roman" w:hAnsi="Times New Roman" w:cs="Times New Roman" w:hint="eastAsia"/>
          <w:lang w:eastAsia="zh-CN"/>
        </w:rPr>
        <w:t xml:space="preserve">On Cloud side, IBM </w:t>
      </w:r>
      <w:proofErr w:type="spellStart"/>
      <w:r w:rsidR="00D8650E">
        <w:rPr>
          <w:rFonts w:ascii="Times New Roman" w:hAnsi="Times New Roman" w:cs="Times New Roman" w:hint="eastAsia"/>
          <w:lang w:eastAsia="zh-CN"/>
        </w:rPr>
        <w:t>Bluemix</w:t>
      </w:r>
      <w:proofErr w:type="spellEnd"/>
      <w:r w:rsidR="00D8650E">
        <w:rPr>
          <w:rFonts w:ascii="Times New Roman" w:hAnsi="Times New Roman" w:cs="Times New Roman"/>
          <w:lang w:eastAsia="zh-CN"/>
        </w:rPr>
        <w:t>,</w:t>
      </w:r>
      <w:r w:rsidR="00D8650E">
        <w:rPr>
          <w:rFonts w:ascii="Times New Roman" w:hAnsi="Times New Roman" w:cs="Times New Roman" w:hint="eastAsia"/>
          <w:lang w:eastAsia="zh-CN"/>
        </w:rPr>
        <w:t xml:space="preserve"> and </w:t>
      </w:r>
      <w:proofErr w:type="spellStart"/>
      <w:r w:rsidR="00D8650E">
        <w:rPr>
          <w:rFonts w:ascii="Times New Roman" w:hAnsi="Times New Roman" w:cs="Times New Roman" w:hint="eastAsia"/>
          <w:lang w:eastAsia="zh-CN"/>
        </w:rPr>
        <w:t>CloudFoundry</w:t>
      </w:r>
      <w:proofErr w:type="spellEnd"/>
      <w:r w:rsidR="00D8650E">
        <w:rPr>
          <w:rFonts w:ascii="Times New Roman" w:hAnsi="Times New Roman" w:cs="Times New Roman" w:hint="eastAsia"/>
          <w:lang w:eastAsia="zh-CN"/>
        </w:rPr>
        <w:t xml:space="preserve"> are used to deploy the application.</w:t>
      </w:r>
    </w:p>
    <w:p w14:paraId="08E6D8DF" w14:textId="14C34BE2" w:rsidR="00585522" w:rsidRDefault="00D8650E">
      <w:pPr>
        <w:pStyle w:val="aff1"/>
        <w:ind w:left="0"/>
        <w:rPr>
          <w:rFonts w:ascii="Times New Roman" w:hAnsi="Times New Roman" w:cs="Times New Roman"/>
          <w:lang w:eastAsia="zh-CN"/>
        </w:rPr>
      </w:pPr>
      <w:r>
        <w:rPr>
          <w:rFonts w:ascii="Linux Biolinum" w:hAnsi="Linux Biolinum" w:cs="Linux Biolinum"/>
          <w:i/>
          <w14:ligatures w14:val="standard"/>
        </w:rPr>
        <w:t>2.</w:t>
      </w:r>
      <w:r w:rsidR="00E213FC">
        <w:rPr>
          <w:rFonts w:ascii="Linux Biolinum" w:eastAsia="宋体" w:hAnsi="Linux Biolinum" w:cs="Linux Biolinum" w:hint="eastAsia"/>
          <w:i/>
          <w:lang w:eastAsia="zh-CN"/>
          <w14:ligatures w14:val="standard"/>
        </w:rPr>
        <w:t>5</w:t>
      </w:r>
      <w:r>
        <w:rPr>
          <w:rFonts w:ascii="Linux Biolinum" w:hAnsi="Linux Biolinum" w:cs="Linux Biolinum"/>
          <w:i/>
          <w14:ligatures w14:val="standard"/>
        </w:rPr>
        <w:t>.</w:t>
      </w:r>
      <w:r>
        <w:rPr>
          <w:rFonts w:ascii="Linux Biolinum" w:eastAsia="宋体" w:hAnsi="Linux Biolinum" w:cs="Linux Biolinum" w:hint="eastAsia"/>
          <w:i/>
          <w:lang w:eastAsia="zh-CN"/>
          <w14:ligatures w14:val="standard"/>
        </w:rPr>
        <w:t>3</w:t>
      </w:r>
      <w:r>
        <w:rPr>
          <w:rFonts w:ascii="Linux Biolinum" w:hAnsi="Linux Biolinum" w:cs="Linux Biolinum"/>
          <w:i/>
          <w14:ligatures w14:val="standard"/>
        </w:rPr>
        <w:t> </w:t>
      </w:r>
      <w:r>
        <w:rPr>
          <w:rFonts w:ascii="Times New Roman" w:hAnsi="Times New Roman" w:cs="Times New Roman"/>
        </w:rPr>
        <w:t>For the project</w:t>
      </w:r>
      <w:r>
        <w:rPr>
          <w:rFonts w:ascii="Times New Roman" w:hAnsi="Times New Roman" w:cs="Times New Roman"/>
          <w:lang w:eastAsia="zh-CN"/>
        </w:rPr>
        <w:t>’</w:t>
      </w:r>
      <w:r>
        <w:rPr>
          <w:rFonts w:ascii="Times New Roman" w:hAnsi="Times New Roman" w:cs="Times New Roman" w:hint="eastAsia"/>
          <w:lang w:eastAsia="zh-CN"/>
        </w:rPr>
        <w:t>s</w:t>
      </w:r>
      <w:r>
        <w:rPr>
          <w:rFonts w:ascii="Times New Roman" w:hAnsi="Times New Roman" w:cs="Times New Roman"/>
        </w:rPr>
        <w:t xml:space="preserve"> stability and integrity, </w:t>
      </w:r>
      <w:r>
        <w:rPr>
          <w:rFonts w:ascii="Times New Roman" w:hAnsi="Times New Roman" w:cs="Times New Roman" w:hint="eastAsia"/>
          <w:lang w:eastAsia="zh-CN"/>
        </w:rPr>
        <w:t>the system</w:t>
      </w:r>
      <w:r>
        <w:rPr>
          <w:rFonts w:ascii="Times New Roman" w:hAnsi="Times New Roman" w:cs="Times New Roman"/>
        </w:rPr>
        <w:t xml:space="preserve"> </w:t>
      </w:r>
      <w:r>
        <w:rPr>
          <w:rFonts w:ascii="Times New Roman" w:hAnsi="Times New Roman" w:cs="Times New Roman" w:hint="eastAsia"/>
          <w:lang w:eastAsia="zh-CN"/>
        </w:rPr>
        <w:t>is designed to be based on Spring Boot</w:t>
      </w:r>
      <w:r>
        <w:rPr>
          <w:rFonts w:ascii="Times New Roman" w:hAnsi="Times New Roman" w:cs="Times New Roman"/>
        </w:rPr>
        <w:t xml:space="preserve"> </w:t>
      </w:r>
      <w:r>
        <w:rPr>
          <w:rFonts w:ascii="Times New Roman" w:hAnsi="Times New Roman" w:cs="Times New Roman" w:hint="eastAsia"/>
          <w:lang w:eastAsia="zh-CN"/>
        </w:rPr>
        <w:t>framework</w:t>
      </w:r>
      <w:r>
        <w:rPr>
          <w:rFonts w:ascii="Times New Roman" w:hAnsi="Times New Roman" w:cs="Times New Roman"/>
        </w:rPr>
        <w:t xml:space="preserve"> to</w:t>
      </w:r>
      <w:r>
        <w:rPr>
          <w:rFonts w:ascii="Times New Roman" w:hAnsi="Times New Roman" w:cs="Times New Roman" w:hint="eastAsia"/>
          <w:lang w:eastAsia="zh-CN"/>
        </w:rPr>
        <w:t xml:space="preserve"> build</w:t>
      </w:r>
      <w:r>
        <w:rPr>
          <w:rFonts w:ascii="Times New Roman" w:hAnsi="Times New Roman" w:cs="Times New Roman"/>
        </w:rPr>
        <w:t xml:space="preserve"> B</w:t>
      </w:r>
      <w:r>
        <w:rPr>
          <w:rFonts w:ascii="Times New Roman" w:hAnsi="Times New Roman" w:cs="Times New Roman" w:hint="eastAsia"/>
          <w:lang w:eastAsia="zh-CN"/>
        </w:rPr>
        <w:t>/</w:t>
      </w:r>
      <w:r>
        <w:rPr>
          <w:rFonts w:ascii="Times New Roman" w:hAnsi="Times New Roman" w:cs="Times New Roman"/>
        </w:rPr>
        <w:t>S server</w:t>
      </w:r>
      <w:r>
        <w:rPr>
          <w:rFonts w:ascii="Times New Roman" w:eastAsia="宋体" w:hAnsi="Times New Roman" w:cs="Times New Roman" w:hint="eastAsia"/>
          <w:lang w:eastAsia="zh-CN"/>
        </w:rPr>
        <w:t xml:space="preserve"> with</w:t>
      </w:r>
      <w:r>
        <w:rPr>
          <w:rFonts w:ascii="Times New Roman" w:hAnsi="Times New Roman" w:cs="Times New Roman"/>
        </w:rPr>
        <w:t xml:space="preserve"> </w:t>
      </w:r>
      <w:r w:rsidR="006F66F7">
        <w:rPr>
          <w:rFonts w:ascii="Times New Roman" w:hAnsi="Times New Roman" w:cs="Times New Roman"/>
          <w:noProof/>
          <w:lang w:eastAsia="zh-CN"/>
        </w:rPr>
        <w:t>critical</w:t>
      </w:r>
      <w:r>
        <w:rPr>
          <w:rFonts w:ascii="Times New Roman" w:hAnsi="Times New Roman" w:cs="Times New Roman" w:hint="eastAsia"/>
          <w:lang w:eastAsia="zh-CN"/>
        </w:rPr>
        <w:t xml:space="preserve"> technologies including</w:t>
      </w:r>
      <w:r>
        <w:rPr>
          <w:rFonts w:ascii="Times New Roman" w:hAnsi="Times New Roman" w:cs="Times New Roman"/>
        </w:rPr>
        <w:t xml:space="preserve"> </w:t>
      </w:r>
      <w:r>
        <w:rPr>
          <w:rFonts w:ascii="Times New Roman" w:eastAsia="宋体" w:hAnsi="Times New Roman" w:cs="Times New Roman" w:hint="eastAsia"/>
          <w:lang w:eastAsia="zh-CN"/>
        </w:rPr>
        <w:t>Restful</w:t>
      </w:r>
      <w:r>
        <w:rPr>
          <w:rFonts w:ascii="Times New Roman" w:hAnsi="Times New Roman" w:cs="Times New Roman" w:hint="eastAsia"/>
          <w:lang w:eastAsia="zh-CN"/>
        </w:rPr>
        <w:t xml:space="preserve"> and </w:t>
      </w:r>
      <w:r>
        <w:rPr>
          <w:rFonts w:ascii="Times New Roman" w:hAnsi="Times New Roman" w:cs="Times New Roman"/>
        </w:rPr>
        <w:t>AJAX</w:t>
      </w:r>
      <w:r>
        <w:rPr>
          <w:rFonts w:ascii="Times New Roman" w:hAnsi="Times New Roman" w:cs="Times New Roman" w:hint="eastAsia"/>
          <w:lang w:eastAsia="zh-CN"/>
        </w:rPr>
        <w:t xml:space="preserve"> used.</w:t>
      </w:r>
      <w:r>
        <w:rPr>
          <w:rFonts w:ascii="Times New Roman" w:hAnsi="Times New Roman" w:cs="Times New Roman"/>
        </w:rPr>
        <w:t xml:space="preserve"> </w:t>
      </w:r>
    </w:p>
    <w:p w14:paraId="651A2DB1" w14:textId="37E0AB3A" w:rsidR="00585522" w:rsidRPr="00661F50" w:rsidRDefault="005026B2" w:rsidP="00661F50">
      <w:pPr>
        <w:pStyle w:val="Head2"/>
        <w:rPr>
          <w:rStyle w:val="afe"/>
          <w:rFonts w:eastAsiaTheme="minorHAnsi" w:cstheme="minorBidi"/>
          <w:b w:val="0"/>
          <w:lang w:eastAsia="zh-CN"/>
        </w:rPr>
      </w:pPr>
      <w:r>
        <w:rPr>
          <w:noProof/>
          <w:lang w:eastAsia="zh-CN"/>
        </w:rPr>
        <w:lastRenderedPageBreak/>
        <mc:AlternateContent>
          <mc:Choice Requires="wpg">
            <w:drawing>
              <wp:anchor distT="0" distB="0" distL="114300" distR="114300" simplePos="0" relativeHeight="251675648" behindDoc="0" locked="0" layoutInCell="1" allowOverlap="1" wp14:anchorId="30ABB35B" wp14:editId="0F798799">
                <wp:simplePos x="0" y="0"/>
                <wp:positionH relativeFrom="column">
                  <wp:posOffset>3353765</wp:posOffset>
                </wp:positionH>
                <wp:positionV relativeFrom="paragraph">
                  <wp:posOffset>52480</wp:posOffset>
                </wp:positionV>
                <wp:extent cx="3048000" cy="3913875"/>
                <wp:effectExtent l="0" t="0" r="0" b="0"/>
                <wp:wrapThrough wrapText="bothSides">
                  <wp:wrapPolygon edited="0">
                    <wp:start x="0" y="0"/>
                    <wp:lineTo x="0" y="19767"/>
                    <wp:lineTo x="1800" y="20188"/>
                    <wp:lineTo x="1800" y="21449"/>
                    <wp:lineTo x="20520" y="21449"/>
                    <wp:lineTo x="20520" y="20188"/>
                    <wp:lineTo x="21420" y="19767"/>
                    <wp:lineTo x="21420" y="0"/>
                    <wp:lineTo x="0" y="0"/>
                  </wp:wrapPolygon>
                </wp:wrapThrough>
                <wp:docPr id="19" name="组 19"/>
                <wp:cNvGraphicFramePr/>
                <a:graphic xmlns:a="http://schemas.openxmlformats.org/drawingml/2006/main">
                  <a:graphicData uri="http://schemas.microsoft.com/office/word/2010/wordprocessingGroup">
                    <wpg:wgp>
                      <wpg:cNvGrpSpPr/>
                      <wpg:grpSpPr>
                        <a:xfrm>
                          <a:off x="0" y="0"/>
                          <a:ext cx="3048000" cy="3913875"/>
                          <a:chOff x="0" y="0"/>
                          <a:chExt cx="3048000" cy="3913875"/>
                        </a:xfrm>
                      </wpg:grpSpPr>
                      <wps:wsp>
                        <wps:cNvPr id="18" name="文本框 18"/>
                        <wps:cNvSpPr txBox="1"/>
                        <wps:spPr>
                          <a:xfrm>
                            <a:off x="231493" y="3483980"/>
                            <a:ext cx="2716530" cy="429895"/>
                          </a:xfrm>
                          <a:prstGeom prst="rect">
                            <a:avLst/>
                          </a:prstGeom>
                          <a:noFill/>
                          <a:ln>
                            <a:noFill/>
                          </a:ln>
                          <a:effectLst/>
                        </wps:spPr>
                        <wps:txbx>
                          <w:txbxContent>
                            <w:p w14:paraId="2D39E300" w14:textId="77777777" w:rsidR="005026B2" w:rsidRPr="00D20FCB" w:rsidRDefault="005026B2" w:rsidP="00D20FCB">
                              <w:pPr>
                                <w:pStyle w:val="Head2"/>
                                <w:jc w:val="center"/>
                                <w:rPr>
                                  <w:rFonts w:eastAsia="宋体"/>
                                  <w14:ligatures w14:val="standard"/>
                                </w:rPr>
                              </w:pPr>
                              <w:r w:rsidRPr="002E25A6">
                                <w:rPr>
                                  <w:rFonts w:eastAsia="宋体" w:hint="eastAsia"/>
                                  <w:b w:val="0"/>
                                  <w:lang w:eastAsia="zh-CN"/>
                                  <w14:ligatures w14:val="standard"/>
                                </w:rPr>
                                <w:t>Figure 4: Gantt Chart of the Project Schedule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6" name="图片 16" descr="team_4p1-gantt"/>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48000" cy="3574415"/>
                          </a:xfrm>
                          <a:prstGeom prst="rect">
                            <a:avLst/>
                          </a:prstGeom>
                        </pic:spPr>
                      </pic:pic>
                    </wpg:wgp>
                  </a:graphicData>
                </a:graphic>
              </wp:anchor>
            </w:drawing>
          </mc:Choice>
          <mc:Fallback>
            <w:pict>
              <v:group w14:anchorId="30ABB35B" id="_x7ec4__x0020_19" o:spid="_x0000_s1035" style="position:absolute;left:0;text-align:left;margin-left:264.1pt;margin-top:4.15pt;width:240pt;height:308.2pt;z-index:251675648" coordsize="3048000,39138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">
                <v:shape id="_x6587__x672c__x6846__x0020_18" o:spid="_x0000_s1036" type="#_x0000_t202" style="position:absolute;left:231493;top:3483980;width:2716530;height:4298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bdxAAA&#10;ANsAAAAPAAAAZHJzL2Rvd25yZXYueG1sRI/NbsJADITvlXiHlZF6KxtQW0FgQYi2Um8tPw9gZU02&#10;JOuNslsIPH19QOJma8Yznxer3jfqTF2sAhsYjzJQxEWwFZcGDvuvlymomJAtNoHJwJUirJaDpwXm&#10;Nlx4S+ddKpWEcMzRgEupzbWOhSOPcRRaYtGOofOYZO1KbTu8SLhv9CTL3rXHiqXBYUsbR0W9+/MG&#10;ppn/qevZ5Df619v4zW0+wmd7MuZ52K/noBL16WG+X39bwRdY+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23cQAAADbAAAADwAAAAAAAAAAAAAAAACXAgAAZHJzL2Rv&#10;d25yZXYueG1sUEsFBgAAAAAEAAQA9QAAAIgDAAAAAA==&#10;" filled="f" stroked="f">
                  <v:textbox style="mso-fit-shape-to-text:t">
                    <w:txbxContent>
                      <w:p w14:paraId="2D39E300" w14:textId="77777777" w:rsidR="005026B2" w:rsidRPr="00D20FCB" w:rsidRDefault="005026B2" w:rsidP="00D20FCB">
                        <w:pPr>
                          <w:pStyle w:val="Head2"/>
                          <w:jc w:val="center"/>
                          <w:rPr>
                            <w:rFonts w:eastAsia="宋体"/>
                            <w14:ligatures w14:val="standard"/>
                          </w:rPr>
                        </w:pPr>
                        <w:r w:rsidRPr="002E25A6">
                          <w:rPr>
                            <w:rFonts w:eastAsia="宋体" w:hint="eastAsia"/>
                            <w:b w:val="0"/>
                            <w:lang w:eastAsia="zh-CN"/>
                            <w14:ligatures w14:val="standard"/>
                          </w:rPr>
                          <w:t>Figure 4: Gantt Chart of the Project Schedule</w:t>
                        </w:r>
                      </w:p>
                    </w:txbxContent>
                  </v:textbox>
                </v:shape>
                <v:shape id="_x56fe__x7247__x0020_16" o:spid="_x0000_s1037" type="#_x0000_t75" alt="team_4p1-gantt" style="position:absolute;width:3048000;height:35744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L&#10;vorAAAAA2wAAAA8AAABkcnMvZG93bnJldi54bWxET9uKwjAQfV/wH8IIvq1pVxGppkUEF11hwcsH&#10;DM3YFptJaWJb/34jCPs2h3OddTaYWnTUusqygngagSDOra64UHC97D6XIJxH1lhbJgVPcpClo481&#10;Jtr2fKLu7AsRQtglqKD0vkmkdHlJBt3UNsSBu9nWoA+wLaRusQ/hppZfUbSQBisODSU2tC0pv58f&#10;RsHvEd0hNv1l9jDd99bFOG9mP0pNxsNmBcLT4P/Fb/deh/kLeP0SDpDp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Qu+isAAAADbAAAADwAAAAAAAAAAAAAAAACcAgAAZHJz&#10;L2Rvd25yZXYueG1sUEsFBgAAAAAEAAQA9wAAAIkDAAAAAA==&#10;">
                  <v:imagedata r:id="rId33" o:title="team_4p1-gantt"/>
                  <v:path arrowok="t"/>
                </v:shape>
                <w10:wrap type="through"/>
              </v:group>
            </w:pict>
          </mc:Fallback>
        </mc:AlternateContent>
      </w:r>
      <w:r w:rsidR="000B0709">
        <w:rPr>
          <w:noProof/>
          <w:lang w:eastAsia="zh-CN"/>
        </w:rPr>
        <mc:AlternateContent>
          <mc:Choice Requires="wpg">
            <w:drawing>
              <wp:anchor distT="0" distB="0" distL="114300" distR="114300" simplePos="0" relativeHeight="251661312" behindDoc="0" locked="0" layoutInCell="1" allowOverlap="1" wp14:anchorId="348CAC3B" wp14:editId="4453BAA2">
                <wp:simplePos x="0" y="0"/>
                <wp:positionH relativeFrom="column">
                  <wp:posOffset>-58420</wp:posOffset>
                </wp:positionH>
                <wp:positionV relativeFrom="paragraph">
                  <wp:posOffset>330200</wp:posOffset>
                </wp:positionV>
                <wp:extent cx="3042920" cy="3173095"/>
                <wp:effectExtent l="0" t="0" r="5080" b="1905"/>
                <wp:wrapTopAndBottom/>
                <wp:docPr id="11" name="组 11"/>
                <wp:cNvGraphicFramePr/>
                <a:graphic xmlns:a="http://schemas.openxmlformats.org/drawingml/2006/main">
                  <a:graphicData uri="http://schemas.microsoft.com/office/word/2010/wordprocessingGroup">
                    <wpg:wgp>
                      <wpg:cNvGrpSpPr/>
                      <wpg:grpSpPr>
                        <a:xfrm>
                          <a:off x="0" y="0"/>
                          <a:ext cx="3042920" cy="3173095"/>
                          <a:chOff x="0" y="0"/>
                          <a:chExt cx="3042920" cy="3173095"/>
                        </a:xfrm>
                        <a:extLst>
                          <a:ext uri="{0CCBE362-F206-4b92-989A-16890622DB6E}">
                            <ma14:wrappingTextBoxFlag xmlns:ma14="http://schemas.microsoft.com/office/mac/drawingml/2011/main"/>
                          </a:ext>
                        </a:extLst>
                      </wpg:grpSpPr>
                      <wps:wsp>
                        <wps:cNvPr id="10" name="文本框 10"/>
                        <wps:cNvSpPr txBox="1"/>
                        <wps:spPr>
                          <a:xfrm>
                            <a:off x="488731" y="2743200"/>
                            <a:ext cx="2332990" cy="429895"/>
                          </a:xfrm>
                          <a:prstGeom prst="rect">
                            <a:avLst/>
                          </a:prstGeom>
                          <a:noFill/>
                          <a:ln>
                            <a:noFill/>
                          </a:ln>
                          <a:effectLst/>
                        </wps:spPr>
                        <wps:txbx>
                          <w:txbxContent>
                            <w:p w14:paraId="2271E6B5" w14:textId="77777777" w:rsidR="000B0709" w:rsidRPr="005E59EE" w:rsidRDefault="000B0709" w:rsidP="005E59EE">
                              <w:pPr>
                                <w:pStyle w:val="Head2"/>
                                <w:jc w:val="center"/>
                                <w:rPr>
                                  <w:rFonts w:eastAsia="宋体"/>
                                  <w14:ligatures w14:val="standard"/>
                                </w:rPr>
                              </w:pPr>
                              <w:r w:rsidRPr="00824FC4">
                                <w:rPr>
                                  <w:rFonts w:eastAsia="宋体" w:hint="eastAsia"/>
                                  <w:b w:val="0"/>
                                  <w:lang w:eastAsia="zh-CN"/>
                                  <w14:ligatures w14:val="standard"/>
                                </w:rPr>
                                <w:t>Figure 4: Entity Relationship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4" name="图片 4" descr="611PRO_ERD_FINAL"/>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2920" cy="2806700"/>
                          </a:xfrm>
                          <a:prstGeom prst="rect">
                            <a:avLst/>
                          </a:prstGeom>
                        </pic:spPr>
                      </pic:pic>
                    </wpg:wgp>
                  </a:graphicData>
                </a:graphic>
              </wp:anchor>
            </w:drawing>
          </mc:Choice>
          <mc:Fallback>
            <w:pict>
              <v:group w14:anchorId="348CAC3B" id="_x7ec4__x0020_11" o:spid="_x0000_s1038" style="position:absolute;left:0;text-align:left;margin-left:-4.6pt;margin-top:26pt;width:239.6pt;height:249.85pt;z-index:251661312" coordsize="3042920,31730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">
                <v:shape id="_x6587__x672c__x6846__x0020_10" o:spid="_x0000_s1039" type="#_x0000_t202" style="position:absolute;left:488731;top:2743200;width:2332990;height:4298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PrbxAAA&#10;ANsAAAAPAAAAZHJzL2Rvd25yZXYueG1sRI/NbsJADITvlXiHlZF6KxtQW0FgQYi2Um8tPw9gZU02&#10;JOuNslsIPH19QOJma8Yznxer3jfqTF2sAhsYjzJQxEWwFZcGDvuvlymomJAtNoHJwJUirJaDpwXm&#10;Nlx4S+ddKpWEcMzRgEupzbWOhSOPcRRaYtGOofOYZO1KbTu8SLhv9CTL3rXHiqXBYUsbR0W9+/MG&#10;ppn/qevZ5Df619v4zW0+wmd7MuZ52K/noBL16WG+X39bwRd6+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D628QAAADbAAAADwAAAAAAAAAAAAAAAACXAgAAZHJzL2Rv&#10;d25yZXYueG1sUEsFBgAAAAAEAAQA9QAAAIgDAAAAAA==&#10;" filled="f" stroked="f">
                  <v:textbox style="mso-fit-shape-to-text:t">
                    <w:txbxContent>
                      <w:p w14:paraId="2271E6B5" w14:textId="77777777" w:rsidR="000B0709" w:rsidRPr="005E59EE" w:rsidRDefault="000B0709" w:rsidP="005E59EE">
                        <w:pPr>
                          <w:pStyle w:val="Head2"/>
                          <w:jc w:val="center"/>
                          <w:rPr>
                            <w:rFonts w:eastAsia="宋体"/>
                            <w14:ligatures w14:val="standard"/>
                          </w:rPr>
                        </w:pPr>
                        <w:r w:rsidRPr="00824FC4">
                          <w:rPr>
                            <w:rFonts w:eastAsia="宋体" w:hint="eastAsia"/>
                            <w:b w:val="0"/>
                            <w:lang w:eastAsia="zh-CN"/>
                            <w14:ligatures w14:val="standard"/>
                          </w:rPr>
                          <w:t>Figure 4: Entity Relationship Diagram</w:t>
                        </w:r>
                      </w:p>
                    </w:txbxContent>
                  </v:textbox>
                </v:shape>
                <v:shape id="_x56fe__x7247__x0020_4" o:spid="_x0000_s1040" type="#_x0000_t75" alt="611PRO_ERD_FINAL" style="position:absolute;width:3042920;height:2806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rs&#10;B/XDAAAA2gAAAA8AAABkcnMvZG93bnJldi54bWxEj0FLAzEUhO9C/0N4BW82WxWRtWlpV8UiFLEV&#10;vD6S182ym5dlE7uxv94IgsdhZr5hFqvkOnGiITSeFcxnBQhi7U3DtYKPw/PVPYgQkQ12nknBNwVY&#10;LScXCyyNH/mdTvtYiwzhUKICG2NfShm0JYdh5nvi7B394DBmOdTSDDhmuOvkdVHcSYcN5wWLPVWW&#10;dLv/cgpex/hSpRtt09OhPfPjp9not51Sl9O0fgARKcX/8F97axTcwu+VfAPk8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uwH9cMAAADaAAAADwAAAAAAAAAAAAAAAACcAgAA&#10;ZHJzL2Rvd25yZXYueG1sUEsFBgAAAAAEAAQA9wAAAIwDAAAAAA==&#10;">
                  <v:imagedata r:id="rId35" o:title="611PRO_ERD_FINAL"/>
                  <v:path arrowok="t"/>
                </v:shape>
                <w10:wrap type="topAndBottom"/>
              </v:group>
            </w:pict>
          </mc:Fallback>
        </mc:AlternateContent>
      </w:r>
      <w:r w:rsidR="00D8650E">
        <w:rPr>
          <w14:ligatures w14:val="standard"/>
        </w:rPr>
        <w:t>2.</w:t>
      </w:r>
      <w:r w:rsidR="00E213FC">
        <w:rPr>
          <w:rFonts w:eastAsia="宋体" w:hint="eastAsia"/>
          <w:lang w:eastAsia="zh-CN"/>
          <w14:ligatures w14:val="standard"/>
        </w:rPr>
        <w:t>6</w:t>
      </w:r>
      <w:r w:rsidR="00D8650E">
        <w:rPr>
          <w:szCs w:val="22"/>
          <w14:ligatures w14:val="standard"/>
        </w:rPr>
        <w:t> </w:t>
      </w:r>
      <w:r w:rsidR="00D8650E">
        <w:rPr>
          <w:rFonts w:eastAsia="宋体" w:hint="eastAsia"/>
          <w:lang w:eastAsia="zh-CN"/>
          <w14:ligatures w14:val="standard"/>
        </w:rPr>
        <w:t>Design</w:t>
      </w:r>
    </w:p>
    <w:p w14:paraId="3857DE9B" w14:textId="5FBB2266" w:rsidR="00585522" w:rsidRDefault="00D8650E">
      <w:pPr>
        <w:pStyle w:val="aff1"/>
        <w:ind w:left="0"/>
        <w:rPr>
          <w:rFonts w:ascii="Times New Roman" w:hAnsi="Times New Roman" w:cs="Times New Roman"/>
          <w:lang w:eastAsia="zh-CN"/>
        </w:rPr>
      </w:pPr>
      <w:r>
        <w:rPr>
          <w:rFonts w:ascii="Linux Biolinum" w:hAnsi="Linux Biolinum" w:cs="Linux Biolinum"/>
          <w:i/>
          <w14:ligatures w14:val="standard"/>
        </w:rPr>
        <w:t>2.</w:t>
      </w:r>
      <w:r w:rsidR="00E213FC">
        <w:rPr>
          <w:rFonts w:ascii="Linux Biolinum" w:eastAsia="宋体" w:hAnsi="Linux Biolinum" w:cs="Linux Biolinum" w:hint="eastAsia"/>
          <w:i/>
          <w:lang w:eastAsia="zh-CN"/>
          <w14:ligatures w14:val="standard"/>
        </w:rPr>
        <w:t>6</w:t>
      </w:r>
      <w:r>
        <w:rPr>
          <w:rFonts w:ascii="Linux Biolinum" w:eastAsia="宋体" w:hAnsi="Linux Biolinum" w:cs="Linux Biolinum" w:hint="eastAsia"/>
          <w:i/>
          <w:lang w:eastAsia="zh-CN"/>
          <w14:ligatures w14:val="standard"/>
        </w:rPr>
        <w:t>.1</w:t>
      </w:r>
      <w:r>
        <w:rPr>
          <w:rFonts w:ascii="Linux Biolinum" w:hAnsi="Linux Biolinum" w:cs="Linux Biolinum"/>
          <w:i/>
          <w14:ligatures w14:val="standard"/>
        </w:rPr>
        <w:t> </w:t>
      </w:r>
      <w:r>
        <w:rPr>
          <w:rFonts w:ascii="Times New Roman" w:eastAsia="宋体" w:hAnsi="Times New Roman" w:cs="Times New Roman" w:hint="eastAsia"/>
          <w:lang w:eastAsia="zh-CN"/>
        </w:rPr>
        <w:t>T</w:t>
      </w:r>
      <w:r>
        <w:rPr>
          <w:rFonts w:ascii="Times New Roman" w:hAnsi="Times New Roman" w:cs="Times New Roman"/>
        </w:rPr>
        <w:t>he project</w:t>
      </w:r>
      <w:r>
        <w:rPr>
          <w:rFonts w:ascii="Times New Roman" w:hAnsi="Times New Roman" w:cs="Times New Roman" w:hint="eastAsia"/>
          <w:lang w:eastAsia="zh-CN"/>
        </w:rPr>
        <w:t xml:space="preserve"> is required to directly </w:t>
      </w:r>
      <w:r>
        <w:rPr>
          <w:rFonts w:ascii="Times New Roman" w:hAnsi="Times New Roman" w:cs="Times New Roman"/>
        </w:rPr>
        <w:t xml:space="preserve">gain the data stream </w:t>
      </w:r>
      <w:r>
        <w:rPr>
          <w:rFonts w:ascii="Times New Roman" w:hAnsi="Times New Roman" w:cs="Times New Roman" w:hint="eastAsia"/>
          <w:lang w:eastAsia="zh-CN"/>
        </w:rPr>
        <w:t>of the</w:t>
      </w:r>
      <w:r>
        <w:rPr>
          <w:rFonts w:ascii="Times New Roman" w:hAnsi="Times New Roman" w:cs="Times New Roman"/>
        </w:rPr>
        <w:t xml:space="preserve"> web camera from </w:t>
      </w:r>
      <w:r>
        <w:rPr>
          <w:rFonts w:ascii="Times New Roman" w:hAnsi="Times New Roman" w:cs="Times New Roman" w:hint="eastAsia"/>
          <w:lang w:eastAsia="zh-CN"/>
        </w:rPr>
        <w:t xml:space="preserve">web client side, with key technologies including HTML5, </w:t>
      </w:r>
      <w:proofErr w:type="spellStart"/>
      <w:r>
        <w:rPr>
          <w:rFonts w:ascii="Times New Roman" w:hAnsi="Times New Roman" w:cs="Times New Roman" w:hint="eastAsia"/>
          <w:lang w:eastAsia="zh-CN"/>
        </w:rPr>
        <w:t>Thym</w:t>
      </w:r>
      <w:r>
        <w:rPr>
          <w:rFonts w:ascii="Times New Roman" w:hAnsi="Times New Roman" w:cs="Times New Roman"/>
          <w:lang w:eastAsia="zh-CN"/>
        </w:rPr>
        <w:t>e</w:t>
      </w:r>
      <w:r>
        <w:rPr>
          <w:rFonts w:ascii="Times New Roman" w:hAnsi="Times New Roman" w:cs="Times New Roman" w:hint="eastAsia"/>
          <w:lang w:eastAsia="zh-CN"/>
        </w:rPr>
        <w:t>leaf</w:t>
      </w:r>
      <w:proofErr w:type="spellEnd"/>
      <w:r>
        <w:rPr>
          <w:rFonts w:ascii="Times New Roman" w:hAnsi="Times New Roman" w:cs="Times New Roman" w:hint="eastAsia"/>
          <w:lang w:eastAsia="zh-CN"/>
        </w:rPr>
        <w:t xml:space="preserve"> and AJAX used to gain data. </w:t>
      </w:r>
    </w:p>
    <w:p w14:paraId="1E03AB17" w14:textId="523EA611" w:rsidR="00585522" w:rsidRDefault="00D8650E">
      <w:pPr>
        <w:pStyle w:val="aff1"/>
        <w:ind w:left="0"/>
        <w:rPr>
          <w:rFonts w:ascii="Times New Roman" w:hAnsi="Times New Roman" w:cs="Times New Roman"/>
        </w:rPr>
      </w:pPr>
      <w:r>
        <w:rPr>
          <w:rFonts w:ascii="Linux Biolinum" w:hAnsi="Linux Biolinum" w:cs="Linux Biolinum"/>
          <w:i/>
          <w14:ligatures w14:val="standard"/>
        </w:rPr>
        <w:t>2.</w:t>
      </w:r>
      <w:r w:rsidR="00E213FC">
        <w:rPr>
          <w:rFonts w:ascii="Linux Biolinum" w:eastAsia="宋体" w:hAnsi="Linux Biolinum" w:cs="Linux Biolinum" w:hint="eastAsia"/>
          <w:i/>
          <w:lang w:eastAsia="zh-CN"/>
          <w14:ligatures w14:val="standard"/>
        </w:rPr>
        <w:t>6</w:t>
      </w:r>
      <w:r>
        <w:rPr>
          <w:rFonts w:ascii="Linux Biolinum" w:eastAsia="宋体" w:hAnsi="Linux Biolinum" w:cs="Linux Biolinum" w:hint="eastAsia"/>
          <w:i/>
          <w:lang w:eastAsia="zh-CN"/>
          <w14:ligatures w14:val="standard"/>
        </w:rPr>
        <w:t xml:space="preserve">.2   </w:t>
      </w:r>
      <w:r>
        <w:rPr>
          <w:rFonts w:ascii="Times New Roman" w:hAnsi="Times New Roman" w:cs="Times New Roman"/>
        </w:rPr>
        <w:t xml:space="preserve">The server </w:t>
      </w:r>
      <w:r>
        <w:rPr>
          <w:rFonts w:ascii="Times New Roman" w:hAnsi="Times New Roman" w:cs="Times New Roman" w:hint="eastAsia"/>
          <w:lang w:eastAsia="zh-CN"/>
        </w:rPr>
        <w:t xml:space="preserve">is required </w:t>
      </w:r>
      <w:r>
        <w:rPr>
          <w:rFonts w:ascii="Times New Roman" w:hAnsi="Times New Roman" w:cs="Times New Roman"/>
        </w:rPr>
        <w:t>to</w:t>
      </w:r>
      <w:r>
        <w:rPr>
          <w:rFonts w:ascii="Times New Roman" w:hAnsi="Times New Roman" w:cs="Times New Roman" w:hint="eastAsia"/>
          <w:lang w:eastAsia="zh-CN"/>
        </w:rPr>
        <w:t xml:space="preserve"> process</w:t>
      </w:r>
      <w:r>
        <w:rPr>
          <w:rFonts w:ascii="Times New Roman" w:hAnsi="Times New Roman" w:cs="Times New Roman"/>
        </w:rPr>
        <w:t xml:space="preserve"> bio</w:t>
      </w:r>
      <w:r>
        <w:rPr>
          <w:rFonts w:ascii="Times New Roman" w:hAnsi="Times New Roman" w:cs="Times New Roman" w:hint="eastAsia"/>
          <w:lang w:eastAsia="zh-CN"/>
        </w:rPr>
        <w:t>-</w:t>
      </w:r>
      <w:r>
        <w:rPr>
          <w:rFonts w:ascii="Times New Roman" w:hAnsi="Times New Roman" w:cs="Times New Roman"/>
        </w:rPr>
        <w:t>data</w:t>
      </w:r>
      <w:r>
        <w:rPr>
          <w:rFonts w:ascii="Times New Roman" w:hAnsi="Times New Roman" w:cs="Times New Roman" w:hint="eastAsia"/>
          <w:lang w:eastAsia="zh-CN"/>
        </w:rPr>
        <w:t xml:space="preserve"> and identify users with </w:t>
      </w:r>
      <w:r>
        <w:rPr>
          <w:rFonts w:ascii="Times New Roman" w:hAnsi="Times New Roman" w:cs="Times New Roman"/>
        </w:rPr>
        <w:t>OpenCV3.</w:t>
      </w:r>
      <w:r>
        <w:rPr>
          <w:rFonts w:ascii="Times New Roman" w:eastAsia="宋体" w:hAnsi="Times New Roman" w:cs="Times New Roman" w:hint="eastAsia"/>
          <w:lang w:eastAsia="zh-CN"/>
        </w:rPr>
        <w:t>3</w:t>
      </w:r>
      <w:r>
        <w:rPr>
          <w:rFonts w:ascii="Times New Roman" w:hAnsi="Times New Roman" w:cs="Times New Roman"/>
        </w:rPr>
        <w:t xml:space="preserve"> </w:t>
      </w:r>
      <w:r>
        <w:rPr>
          <w:rFonts w:ascii="Times New Roman" w:hAnsi="Times New Roman" w:cs="Times New Roman" w:hint="eastAsia"/>
          <w:lang w:eastAsia="zh-CN"/>
        </w:rPr>
        <w:t xml:space="preserve">class libraries called to implement </w:t>
      </w:r>
      <w:r>
        <w:rPr>
          <w:rFonts w:ascii="Times New Roman" w:hAnsi="Times New Roman" w:cs="Times New Roman"/>
        </w:rPr>
        <w:t>fac</w:t>
      </w:r>
      <w:r>
        <w:rPr>
          <w:rFonts w:ascii="Times New Roman" w:hAnsi="Times New Roman" w:cs="Times New Roman" w:hint="eastAsia"/>
          <w:lang w:eastAsia="zh-CN"/>
        </w:rPr>
        <w:t>ial</w:t>
      </w:r>
      <w:r>
        <w:rPr>
          <w:rFonts w:ascii="Times New Roman" w:hAnsi="Times New Roman" w:cs="Times New Roman"/>
        </w:rPr>
        <w:t xml:space="preserve"> recognition and image </w:t>
      </w:r>
      <w:r>
        <w:rPr>
          <w:rFonts w:ascii="Times New Roman" w:hAnsi="Times New Roman" w:cs="Times New Roman" w:hint="eastAsia"/>
          <w:lang w:eastAsia="zh-CN"/>
        </w:rPr>
        <w:t>comparing</w:t>
      </w:r>
      <w:r>
        <w:rPr>
          <w:rFonts w:ascii="Times New Roman" w:hAnsi="Times New Roman" w:cs="Times New Roman"/>
        </w:rPr>
        <w:t>.</w:t>
      </w:r>
    </w:p>
    <w:p w14:paraId="0DC74F79" w14:textId="6A75E1DC" w:rsidR="00585522" w:rsidRDefault="00E213FC">
      <w:pPr>
        <w:pStyle w:val="aff1"/>
        <w:ind w:left="0"/>
        <w:rPr>
          <w:rFonts w:ascii="Times New Roman" w:eastAsia="宋体" w:hAnsi="Times New Roman" w:cs="Times New Roman"/>
          <w:lang w:eastAsia="zh-CN"/>
        </w:rPr>
      </w:pPr>
      <w:proofErr w:type="gramStart"/>
      <w:r>
        <w:rPr>
          <w:rFonts w:ascii="Times New Roman" w:eastAsia="宋体" w:hAnsi="Times New Roman" w:cs="Times New Roman" w:hint="eastAsia"/>
          <w:lang w:eastAsia="zh-CN"/>
        </w:rPr>
        <w:t>2.6</w:t>
      </w:r>
      <w:r w:rsidR="00D8650E">
        <w:rPr>
          <w:rFonts w:ascii="Times New Roman" w:eastAsia="宋体" w:hAnsi="Times New Roman" w:cs="Times New Roman" w:hint="eastAsia"/>
          <w:lang w:eastAsia="zh-CN"/>
        </w:rPr>
        <w:t>.3  Hibernate</w:t>
      </w:r>
      <w:proofErr w:type="gramEnd"/>
      <w:r w:rsidR="00D8650E">
        <w:rPr>
          <w:rFonts w:ascii="Times New Roman" w:eastAsia="宋体" w:hAnsi="Times New Roman" w:cs="Times New Roman" w:hint="eastAsia"/>
          <w:lang w:eastAsia="zh-CN"/>
        </w:rPr>
        <w:t xml:space="preserve"> </w:t>
      </w:r>
      <w:r w:rsidR="00D8650E" w:rsidRPr="006F66F7">
        <w:rPr>
          <w:rFonts w:ascii="Times New Roman" w:eastAsia="宋体" w:hAnsi="Times New Roman" w:cs="Times New Roman" w:hint="eastAsia"/>
          <w:noProof/>
          <w:lang w:eastAsia="zh-CN"/>
        </w:rPr>
        <w:t>is used</w:t>
      </w:r>
      <w:r w:rsidR="00D8650E">
        <w:rPr>
          <w:rFonts w:ascii="Times New Roman" w:eastAsia="宋体" w:hAnsi="Times New Roman" w:cs="Times New Roman" w:hint="eastAsia"/>
          <w:lang w:eastAsia="zh-CN"/>
        </w:rPr>
        <w:t xml:space="preserve"> as a tool for persistently object-relational storage and query,  with AJAX completing front-end and back-end fast interaction of data.</w:t>
      </w:r>
    </w:p>
    <w:p w14:paraId="32409EB0" w14:textId="4DCFB0F4" w:rsidR="00585522" w:rsidRDefault="00E213FC">
      <w:pPr>
        <w:pStyle w:val="aff1"/>
        <w:ind w:left="0"/>
        <w:rPr>
          <w14:ligatures w14:val="standard"/>
        </w:rPr>
      </w:pPr>
      <w:r>
        <w:rPr>
          <w:rFonts w:ascii="Times New Roman" w:eastAsia="宋体" w:hAnsi="Times New Roman" w:cs="Times New Roman" w:hint="eastAsia"/>
          <w:lang w:eastAsia="zh-CN"/>
        </w:rPr>
        <w:t>2.6</w:t>
      </w:r>
      <w:r w:rsidR="00D8650E">
        <w:rPr>
          <w:rFonts w:ascii="Times New Roman" w:eastAsia="宋体" w:hAnsi="Times New Roman" w:cs="Times New Roman" w:hint="eastAsia"/>
          <w:lang w:eastAsia="zh-CN"/>
        </w:rPr>
        <w:t>.4   This project is coursework project of Software Engineering with MySQL database used to both improve portability and reduce the complexity of database environment configuration.</w:t>
      </w:r>
    </w:p>
    <w:p w14:paraId="74149595" w14:textId="76F4C9F0" w:rsidR="00585522" w:rsidRDefault="00D8650E">
      <w:pPr>
        <w:pStyle w:val="Head1"/>
        <w:rPr>
          <w14:ligatures w14:val="standard"/>
        </w:rPr>
      </w:pPr>
      <w:r>
        <w:rPr>
          <w14:ligatures w14:val="standard"/>
        </w:rPr>
        <w:t>3</w:t>
      </w:r>
      <w:r>
        <w:rPr>
          <w:szCs w:val="22"/>
          <w14:ligatures w14:val="standard"/>
        </w:rPr>
        <w:t> </w:t>
      </w:r>
      <w:r>
        <w:rPr>
          <w:rFonts w:eastAsia="宋体" w:hint="eastAsia"/>
          <w:lang w:eastAsia="zh-CN"/>
          <w14:ligatures w14:val="standard"/>
        </w:rPr>
        <w:t>EXPERIMENTAL SETUP</w:t>
      </w:r>
    </w:p>
    <w:p w14:paraId="6CC1FB59" w14:textId="2F66807E" w:rsidR="00257A82" w:rsidRPr="005026B2" w:rsidRDefault="00BB4A5B" w:rsidP="005026B2">
      <w:pPr>
        <w:pStyle w:val="Head2"/>
        <w:rPr>
          <w:rFonts w:eastAsia="宋体"/>
          <w:lang w:eastAsia="zh-CN"/>
          <w14:ligatures w14:val="standard"/>
        </w:rPr>
      </w:pPr>
      <w:r>
        <w:rPr>
          <w:noProof/>
          <w:lang w:eastAsia="zh-CN"/>
        </w:rPr>
        <mc:AlternateContent>
          <mc:Choice Requires="wpg">
            <w:drawing>
              <wp:anchor distT="0" distB="0" distL="114300" distR="114300" simplePos="0" relativeHeight="251671552" behindDoc="0" locked="0" layoutInCell="1" allowOverlap="1" wp14:anchorId="38D157E9" wp14:editId="24AC07B0">
                <wp:simplePos x="0" y="0"/>
                <wp:positionH relativeFrom="column">
                  <wp:posOffset>-2894</wp:posOffset>
                </wp:positionH>
                <wp:positionV relativeFrom="paragraph">
                  <wp:posOffset>340272</wp:posOffset>
                </wp:positionV>
                <wp:extent cx="3044190" cy="2432315"/>
                <wp:effectExtent l="0" t="0" r="3810" b="6350"/>
                <wp:wrapThrough wrapText="bothSides">
                  <wp:wrapPolygon edited="0">
                    <wp:start x="0" y="0"/>
                    <wp:lineTo x="0" y="18273"/>
                    <wp:lineTo x="3064" y="21431"/>
                    <wp:lineTo x="17121" y="21431"/>
                    <wp:lineTo x="21447" y="18273"/>
                    <wp:lineTo x="21447" y="0"/>
                    <wp:lineTo x="0" y="0"/>
                  </wp:wrapPolygon>
                </wp:wrapThrough>
                <wp:docPr id="17" name="组 17"/>
                <wp:cNvGraphicFramePr/>
                <a:graphic xmlns:a="http://schemas.openxmlformats.org/drawingml/2006/main">
                  <a:graphicData uri="http://schemas.microsoft.com/office/word/2010/wordprocessingGroup">
                    <wpg:wgp>
                      <wpg:cNvGrpSpPr/>
                      <wpg:grpSpPr>
                        <a:xfrm>
                          <a:off x="0" y="0"/>
                          <a:ext cx="3044190" cy="2432315"/>
                          <a:chOff x="0" y="0"/>
                          <a:chExt cx="3044190" cy="2432315"/>
                        </a:xfrm>
                      </wpg:grpSpPr>
                      <pic:pic xmlns:pic="http://schemas.openxmlformats.org/drawingml/2006/picture">
                        <pic:nvPicPr>
                          <pic:cNvPr id="2" name="图片 2" descr="1511784977(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44190" cy="2059940"/>
                          </a:xfrm>
                          <a:prstGeom prst="rect">
                            <a:avLst/>
                          </a:prstGeom>
                        </pic:spPr>
                      </pic:pic>
                      <wps:wsp>
                        <wps:cNvPr id="15" name="文本框 15"/>
                        <wps:cNvSpPr txBox="1"/>
                        <wps:spPr>
                          <a:xfrm>
                            <a:off x="393540" y="2002420"/>
                            <a:ext cx="2076450" cy="429895"/>
                          </a:xfrm>
                          <a:prstGeom prst="rect">
                            <a:avLst/>
                          </a:prstGeom>
                          <a:noFill/>
                          <a:ln>
                            <a:noFill/>
                          </a:ln>
                          <a:effectLst/>
                        </wps:spPr>
                        <wps:txbx>
                          <w:txbxContent>
                            <w:p w14:paraId="790FED58" w14:textId="77777777" w:rsidR="00BB4A5B" w:rsidRPr="006F3379" w:rsidRDefault="00BB4A5B" w:rsidP="006F3379">
                              <w:pPr>
                                <w:pStyle w:val="Head2"/>
                                <w:jc w:val="center"/>
                                <w:rPr>
                                  <w:rFonts w:eastAsia="宋体"/>
                                  <w14:ligatures w14:val="standard"/>
                                </w:rPr>
                              </w:pPr>
                              <w:r w:rsidRPr="002E25A6">
                                <w:rPr>
                                  <w:rFonts w:eastAsia="宋体" w:hint="eastAsia"/>
                                  <w:b w:val="0"/>
                                  <w:lang w:eastAsia="zh-CN"/>
                                  <w14:ligatures w14:val="standard"/>
                                </w:rPr>
                                <w:t>Table 1: Schedule and Milestones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8D157E9" id="_x7ec4__x0020_17" o:spid="_x0000_s1041" style="position:absolute;left:0;text-align:left;margin-left:-.25pt;margin-top:26.8pt;width:239.7pt;height:191.5pt;z-index:251671552" coordsize="3044190,24323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">
                <v:shape id="_x56fe__x7247__x0020_2" o:spid="_x0000_s1042" type="#_x0000_t75" alt="1511784977(1)" style="position:absolute;width:3044190;height:2059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c/&#10;ejfCAAAA2gAAAA8AAABkcnMvZG93bnJldi54bWxEj0trwzAQhO+F/Aexgd5qOaGU2I0SQiHgQwvN&#10;+7pYG8vUWhlL9ePfV4VCj8PMfMOst6NtRE+drx0rWCQpCOLS6ZorBefT/mkFwgdkjY1jUjCRh+1m&#10;9rDGXLuBD9QfQyUihH2OCkwIbS6lLw1Z9IlriaN3d53FEGVXSd3hEOG2kcs0fZEWa44LBlt6M1R+&#10;Hb+tgufplq38/mM6fL731lzu2XUqglKP83H3CiLQGP7Df+1CK1jC75V4A+Tm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XP3o3wgAAANoAAAAPAAAAAAAAAAAAAAAAAJwCAABk&#10;cnMvZG93bnJldi54bWxQSwUGAAAAAAQABAD3AAAAiwMAAAAA&#10;">
                  <v:imagedata r:id="rId37" o:title="1511784977(1)"/>
                  <v:path arrowok="t"/>
                </v:shape>
                <v:shape id="_x6587__x672c__x6846__x0020_15" o:spid="_x0000_s1043" type="#_x0000_t202" style="position:absolute;left:393540;top:2002420;width:2076450;height:4298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N1lDwQAA&#10;ANsAAAAPAAAAZHJzL2Rvd25yZXYueG1sRE/NasJAEL4XfIdlhN6ajVJFo6uIttBbNfoAQ3aaTZOd&#10;Ddltkvbpu4WCt/n4fme7H20jeup85VjBLElBEBdOV1wquF1fn1YgfEDW2DgmBd/kYb+bPGwx027g&#10;C/V5KEUMYZ+hAhNCm0npC0MWfeJa4sh9uM5iiLArpe5wiOG2kfM0XUqLFccGgy0dDRV1/mUVrFL7&#10;Xtfr+dnb55/ZwhxP7qX9VOpxOh42IAKN4S7+d7/pOH8Bf7/EA+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TdZQ8EAAADbAAAADwAAAAAAAAAAAAAAAACXAgAAZHJzL2Rvd25y&#10;ZXYueG1sUEsFBgAAAAAEAAQA9QAAAIUDAAAAAA==&#10;" filled="f" stroked="f">
                  <v:textbox style="mso-fit-shape-to-text:t">
                    <w:txbxContent>
                      <w:p w14:paraId="790FED58" w14:textId="77777777" w:rsidR="00BB4A5B" w:rsidRPr="006F3379" w:rsidRDefault="00BB4A5B" w:rsidP="006F3379">
                        <w:pPr>
                          <w:pStyle w:val="Head2"/>
                          <w:jc w:val="center"/>
                          <w:rPr>
                            <w:rFonts w:eastAsia="宋体"/>
                            <w14:ligatures w14:val="standard"/>
                          </w:rPr>
                        </w:pPr>
                        <w:r w:rsidRPr="002E25A6">
                          <w:rPr>
                            <w:rFonts w:eastAsia="宋体" w:hint="eastAsia"/>
                            <w:b w:val="0"/>
                            <w:lang w:eastAsia="zh-CN"/>
                            <w14:ligatures w14:val="standard"/>
                          </w:rPr>
                          <w:t>Table 1: Schedule and Milestones</w:t>
                        </w:r>
                      </w:p>
                    </w:txbxContent>
                  </v:textbox>
                </v:shape>
                <w10:wrap type="through"/>
              </v:group>
            </w:pict>
          </mc:Fallback>
        </mc:AlternateContent>
      </w:r>
      <w:r w:rsidR="00D8650E">
        <w:rPr>
          <w14:ligatures w14:val="standard"/>
        </w:rPr>
        <w:t>3.1</w:t>
      </w:r>
      <w:r w:rsidR="00D8650E">
        <w:rPr>
          <w:szCs w:val="22"/>
          <w14:ligatures w14:val="standard"/>
        </w:rPr>
        <w:t> </w:t>
      </w:r>
      <w:r w:rsidR="00D8650E">
        <w:rPr>
          <w:rFonts w:eastAsia="宋体" w:hint="eastAsia"/>
          <w:lang w:eastAsia="zh-CN"/>
          <w14:ligatures w14:val="standard"/>
        </w:rPr>
        <w:t>Implementation Details</w:t>
      </w:r>
    </w:p>
    <w:p w14:paraId="59FDDEBD" w14:textId="12A1251D" w:rsidR="00257A82" w:rsidRDefault="00257A82" w:rsidP="005026B2">
      <w:pPr>
        <w:pStyle w:val="Head2"/>
        <w:ind w:left="0" w:firstLine="0"/>
        <w:rPr>
          <w:rFonts w:eastAsia="宋体"/>
          <w:lang w:eastAsia="zh-CN"/>
          <w14:ligatures w14:val="standard"/>
        </w:rPr>
      </w:pPr>
    </w:p>
    <w:p w14:paraId="0449CC49" w14:textId="77777777" w:rsidR="00585522" w:rsidRPr="00661F50" w:rsidRDefault="00D8650E">
      <w:pPr>
        <w:rPr>
          <w:rFonts w:ascii="Times New Roman" w:hAnsi="Times New Roman" w:cs="Times New Roman"/>
          <w:sz w:val="18"/>
          <w:szCs w:val="18"/>
        </w:rPr>
      </w:pPr>
      <w:r w:rsidRPr="00661F50">
        <w:rPr>
          <w:rFonts w:ascii="Times New Roman" w:eastAsia="宋体" w:hAnsi="Times New Roman" w:cs="Times New Roman" w:hint="eastAsia"/>
          <w:sz w:val="18"/>
          <w:szCs w:val="18"/>
        </w:rPr>
        <w:t>We</w:t>
      </w:r>
      <w:r w:rsidRPr="00661F50">
        <w:rPr>
          <w:rFonts w:ascii="Times New Roman" w:hAnsi="Times New Roman" w:cs="Times New Roman" w:hint="eastAsia"/>
          <w:sz w:val="18"/>
          <w:szCs w:val="18"/>
        </w:rPr>
        <w:t xml:space="preserve"> develop </w:t>
      </w:r>
      <w:r w:rsidRPr="00661F50">
        <w:rPr>
          <w:rFonts w:ascii="Times New Roman" w:hAnsi="Times New Roman" w:cs="Times New Roman"/>
          <w:sz w:val="18"/>
          <w:szCs w:val="18"/>
        </w:rPr>
        <w:t xml:space="preserve">a </w:t>
      </w:r>
      <w:r w:rsidRPr="00661F50">
        <w:rPr>
          <w:rFonts w:ascii="Times New Roman" w:hAnsi="Times New Roman" w:cs="Times New Roman" w:hint="eastAsia"/>
          <w:sz w:val="18"/>
          <w:szCs w:val="18"/>
        </w:rPr>
        <w:t>course</w:t>
      </w:r>
      <w:r w:rsidRPr="00661F50">
        <w:rPr>
          <w:rFonts w:ascii="Times New Roman" w:hAnsi="Times New Roman" w:cs="Times New Roman"/>
          <w:sz w:val="18"/>
          <w:szCs w:val="18"/>
        </w:rPr>
        <w:t xml:space="preserve"> selection system which helps students select courses and manage </w:t>
      </w:r>
      <w:r w:rsidRPr="00661F50">
        <w:rPr>
          <w:rFonts w:ascii="Times New Roman" w:hAnsi="Times New Roman" w:cs="Times New Roman" w:hint="eastAsia"/>
          <w:sz w:val="18"/>
          <w:szCs w:val="18"/>
        </w:rPr>
        <w:t>record</w:t>
      </w:r>
      <w:r w:rsidRPr="00661F50">
        <w:rPr>
          <w:rFonts w:ascii="Times New Roman" w:hAnsi="Times New Roman" w:cs="Times New Roman"/>
          <w:sz w:val="18"/>
          <w:szCs w:val="18"/>
        </w:rPr>
        <w:t>s. Meanwhile, fac</w:t>
      </w:r>
      <w:r w:rsidRPr="00661F50">
        <w:rPr>
          <w:rFonts w:ascii="Times New Roman" w:hAnsi="Times New Roman" w:cs="Times New Roman" w:hint="eastAsia"/>
          <w:sz w:val="18"/>
          <w:szCs w:val="18"/>
        </w:rPr>
        <w:t>ial</w:t>
      </w:r>
      <w:r w:rsidRPr="00661F50">
        <w:rPr>
          <w:rFonts w:ascii="Times New Roman" w:hAnsi="Times New Roman" w:cs="Times New Roman"/>
          <w:sz w:val="18"/>
          <w:szCs w:val="18"/>
        </w:rPr>
        <w:t xml:space="preserve"> recognition </w:t>
      </w:r>
      <w:r w:rsidRPr="00661F50">
        <w:rPr>
          <w:rFonts w:ascii="Times New Roman" w:hAnsi="Times New Roman" w:cs="Times New Roman" w:hint="eastAsia"/>
          <w:sz w:val="18"/>
          <w:szCs w:val="18"/>
        </w:rPr>
        <w:t xml:space="preserve">in a </w:t>
      </w:r>
      <w:r w:rsidRPr="00661F50">
        <w:rPr>
          <w:rFonts w:ascii="Times New Roman" w:hAnsi="Times New Roman" w:cs="Times New Roman"/>
          <w:sz w:val="18"/>
          <w:szCs w:val="18"/>
        </w:rPr>
        <w:t xml:space="preserve">biometric </w:t>
      </w:r>
      <w:r w:rsidRPr="00661F50">
        <w:rPr>
          <w:rFonts w:ascii="Times New Roman" w:hAnsi="Times New Roman" w:cs="Times New Roman" w:hint="eastAsia"/>
          <w:sz w:val="18"/>
          <w:szCs w:val="18"/>
        </w:rPr>
        <w:t>way</w:t>
      </w:r>
      <w:r w:rsidRPr="00661F50">
        <w:rPr>
          <w:rFonts w:ascii="Times New Roman" w:hAnsi="Times New Roman" w:cs="Times New Roman"/>
          <w:sz w:val="18"/>
          <w:szCs w:val="18"/>
        </w:rPr>
        <w:t xml:space="preserve"> </w:t>
      </w:r>
      <w:r w:rsidRPr="00661F50">
        <w:rPr>
          <w:rFonts w:ascii="Times New Roman" w:hAnsi="Times New Roman" w:cs="Times New Roman" w:hint="eastAsia"/>
          <w:sz w:val="18"/>
          <w:szCs w:val="18"/>
        </w:rPr>
        <w:t xml:space="preserve">is required to authenticate </w:t>
      </w:r>
      <w:r w:rsidRPr="00661F50">
        <w:rPr>
          <w:rFonts w:ascii="Times New Roman" w:hAnsi="Times New Roman" w:cs="Times New Roman"/>
          <w:sz w:val="18"/>
          <w:szCs w:val="18"/>
        </w:rPr>
        <w:t>students’ and teachers’ lo</w:t>
      </w:r>
      <w:r w:rsidRPr="00661F50">
        <w:rPr>
          <w:rFonts w:ascii="Times New Roman" w:hAnsi="Times New Roman" w:cs="Times New Roman" w:hint="eastAsia"/>
          <w:sz w:val="18"/>
          <w:szCs w:val="18"/>
        </w:rPr>
        <w:t>g</w:t>
      </w:r>
      <w:r w:rsidRPr="00661F50">
        <w:rPr>
          <w:rFonts w:ascii="Times New Roman" w:hAnsi="Times New Roman" w:cs="Times New Roman"/>
          <w:sz w:val="18"/>
          <w:szCs w:val="18"/>
        </w:rPr>
        <w:t xml:space="preserve">in. This system is </w:t>
      </w:r>
      <w:r w:rsidRPr="00661F50">
        <w:rPr>
          <w:rFonts w:ascii="Times New Roman" w:hAnsi="Times New Roman" w:cs="Times New Roman" w:hint="eastAsia"/>
          <w:sz w:val="18"/>
          <w:szCs w:val="18"/>
        </w:rPr>
        <w:t xml:space="preserve">required to be </w:t>
      </w:r>
      <w:r w:rsidRPr="00661F50">
        <w:rPr>
          <w:rFonts w:ascii="Times New Roman" w:hAnsi="Times New Roman" w:cs="Times New Roman"/>
          <w:sz w:val="18"/>
          <w:szCs w:val="18"/>
        </w:rPr>
        <w:t>back-end manageable; system administrators can configure several key settings; teachers can use the system to</w:t>
      </w:r>
      <w:r w:rsidRPr="00661F50">
        <w:rPr>
          <w:rFonts w:ascii="Times New Roman" w:hAnsi="Times New Roman" w:cs="Times New Roman" w:hint="eastAsia"/>
          <w:sz w:val="18"/>
          <w:szCs w:val="18"/>
        </w:rPr>
        <w:t xml:space="preserve"> call the roll; </w:t>
      </w:r>
      <w:r w:rsidRPr="00661F50">
        <w:rPr>
          <w:rFonts w:ascii="Times New Roman" w:hAnsi="Times New Roman" w:cs="Times New Roman"/>
          <w:sz w:val="18"/>
          <w:szCs w:val="18"/>
        </w:rPr>
        <w:t>students</w:t>
      </w:r>
      <w:r w:rsidRPr="00661F50">
        <w:rPr>
          <w:rFonts w:ascii="Times New Roman" w:hAnsi="Times New Roman" w:cs="Times New Roman" w:hint="eastAsia"/>
          <w:sz w:val="18"/>
          <w:szCs w:val="18"/>
        </w:rPr>
        <w:t xml:space="preserve"> can log in, access</w:t>
      </w:r>
      <w:r w:rsidRPr="00661F50">
        <w:rPr>
          <w:rFonts w:ascii="Times New Roman" w:hAnsi="Times New Roman" w:cs="Times New Roman"/>
          <w:sz w:val="18"/>
          <w:szCs w:val="18"/>
        </w:rPr>
        <w:t xml:space="preserve"> classes</w:t>
      </w:r>
      <w:r w:rsidRPr="00661F50">
        <w:rPr>
          <w:rFonts w:ascii="Times New Roman" w:hAnsi="Times New Roman" w:cs="Times New Roman" w:hint="eastAsia"/>
          <w:sz w:val="18"/>
          <w:szCs w:val="18"/>
        </w:rPr>
        <w:t xml:space="preserve">, </w:t>
      </w:r>
      <w:r w:rsidRPr="00661F50">
        <w:rPr>
          <w:rFonts w:ascii="Times New Roman" w:hAnsi="Times New Roman" w:cs="Times New Roman"/>
          <w:sz w:val="18"/>
          <w:szCs w:val="18"/>
        </w:rPr>
        <w:t>manage personal information and query</w:t>
      </w:r>
      <w:r w:rsidRPr="00661F50">
        <w:rPr>
          <w:rFonts w:ascii="Times New Roman" w:hAnsi="Times New Roman" w:cs="Times New Roman" w:hint="eastAsia"/>
          <w:sz w:val="18"/>
          <w:szCs w:val="18"/>
        </w:rPr>
        <w:t xml:space="preserve"> test</w:t>
      </w:r>
      <w:r w:rsidRPr="00661F50">
        <w:rPr>
          <w:rFonts w:ascii="Times New Roman" w:hAnsi="Times New Roman" w:cs="Times New Roman"/>
          <w:sz w:val="18"/>
          <w:szCs w:val="18"/>
        </w:rPr>
        <w:t xml:space="preserve"> result</w:t>
      </w:r>
      <w:r w:rsidRPr="00661F50">
        <w:rPr>
          <w:rFonts w:ascii="Times New Roman" w:hAnsi="Times New Roman" w:cs="Times New Roman" w:hint="eastAsia"/>
          <w:sz w:val="18"/>
          <w:szCs w:val="18"/>
        </w:rPr>
        <w:t xml:space="preserve">s </w:t>
      </w:r>
      <w:r w:rsidRPr="00661F50">
        <w:rPr>
          <w:rFonts w:ascii="Times New Roman" w:hAnsi="Times New Roman" w:cs="Times New Roman"/>
          <w:sz w:val="18"/>
          <w:szCs w:val="18"/>
        </w:rPr>
        <w:t>through facial recognition</w:t>
      </w:r>
      <w:r w:rsidRPr="00661F50">
        <w:rPr>
          <w:rFonts w:ascii="Times New Roman" w:hAnsi="Times New Roman" w:cs="Times New Roman" w:hint="eastAsia"/>
          <w:sz w:val="18"/>
          <w:szCs w:val="18"/>
        </w:rPr>
        <w:t xml:space="preserve"> and</w:t>
      </w:r>
      <w:r w:rsidRPr="00661F50">
        <w:rPr>
          <w:rFonts w:ascii="Times New Roman" w:hAnsi="Times New Roman" w:cs="Times New Roman"/>
          <w:sz w:val="18"/>
          <w:szCs w:val="18"/>
        </w:rPr>
        <w:t xml:space="preserve"> authentication. </w:t>
      </w:r>
      <w:r w:rsidRPr="00661F50">
        <w:rPr>
          <w:rFonts w:ascii="Times New Roman" w:eastAsia="宋体" w:hAnsi="Times New Roman" w:cs="Times New Roman" w:hint="eastAsia"/>
          <w:sz w:val="18"/>
          <w:szCs w:val="18"/>
        </w:rPr>
        <w:t>T</w:t>
      </w:r>
      <w:r w:rsidRPr="00661F50">
        <w:rPr>
          <w:rFonts w:ascii="Times New Roman" w:hAnsi="Times New Roman" w:cs="Times New Roman" w:hint="eastAsia"/>
          <w:sz w:val="18"/>
          <w:szCs w:val="18"/>
        </w:rPr>
        <w:t xml:space="preserve">he </w:t>
      </w:r>
      <w:r w:rsidRPr="00661F50">
        <w:rPr>
          <w:rFonts w:ascii="Times New Roman" w:hAnsi="Times New Roman" w:cs="Times New Roman"/>
          <w:sz w:val="18"/>
          <w:szCs w:val="18"/>
        </w:rPr>
        <w:t>project</w:t>
      </w:r>
      <w:r w:rsidRPr="00661F50">
        <w:rPr>
          <w:rFonts w:ascii="Times New Roman" w:hAnsi="Times New Roman" w:cs="Times New Roman" w:hint="eastAsia"/>
          <w:sz w:val="18"/>
          <w:szCs w:val="18"/>
        </w:rPr>
        <w:t xml:space="preserve"> is </w:t>
      </w:r>
      <w:r w:rsidRPr="00661F50">
        <w:rPr>
          <w:rFonts w:ascii="Times New Roman" w:hAnsi="Times New Roman" w:cs="Times New Roman"/>
          <w:sz w:val="18"/>
          <w:szCs w:val="18"/>
        </w:rPr>
        <w:t>accessible on both mobile</w:t>
      </w:r>
      <w:r w:rsidRPr="00661F50">
        <w:rPr>
          <w:rFonts w:ascii="Times New Roman" w:hAnsi="Times New Roman" w:cs="Times New Roman" w:hint="eastAsia"/>
          <w:sz w:val="18"/>
          <w:szCs w:val="18"/>
        </w:rPr>
        <w:t xml:space="preserve"> phones</w:t>
      </w:r>
      <w:r w:rsidRPr="00661F50">
        <w:rPr>
          <w:rFonts w:ascii="Times New Roman" w:hAnsi="Times New Roman" w:cs="Times New Roman"/>
          <w:sz w:val="18"/>
          <w:szCs w:val="18"/>
        </w:rPr>
        <w:t xml:space="preserve"> and web pages</w:t>
      </w:r>
      <w:r w:rsidRPr="00661F50">
        <w:rPr>
          <w:rFonts w:ascii="Times New Roman" w:eastAsia="宋体" w:hAnsi="Times New Roman" w:cs="Times New Roman" w:hint="eastAsia"/>
          <w:sz w:val="18"/>
          <w:szCs w:val="18"/>
        </w:rPr>
        <w:t>.</w:t>
      </w:r>
    </w:p>
    <w:p w14:paraId="717409FE" w14:textId="6B8CC0DE" w:rsidR="00D17F78" w:rsidRPr="00463CE6" w:rsidRDefault="00D17F78" w:rsidP="00D17F78">
      <w:pPr>
        <w:pStyle w:val="Head2"/>
        <w:rPr>
          <w:rStyle w:val="afe"/>
          <w:rFonts w:eastAsia="宋体" w:hint="eastAsia"/>
          <w:sz w:val="22"/>
          <w:szCs w:val="20"/>
          <w:lang w:eastAsia="zh-CN"/>
          <w14:ligatures w14:val="standard"/>
        </w:rPr>
      </w:pPr>
      <w:r>
        <w:rPr>
          <w:noProof/>
        </w:rPr>
        <mc:AlternateContent>
          <mc:Choice Requires="wpg">
            <w:drawing>
              <wp:anchor distT="0" distB="0" distL="114300" distR="114300" simplePos="0" relativeHeight="251677696" behindDoc="0" locked="0" layoutInCell="1" allowOverlap="1" wp14:anchorId="42A001E9" wp14:editId="2D3BD5FB">
                <wp:simplePos x="0" y="0"/>
                <wp:positionH relativeFrom="column">
                  <wp:posOffset>13335</wp:posOffset>
                </wp:positionH>
                <wp:positionV relativeFrom="paragraph">
                  <wp:posOffset>715645</wp:posOffset>
                </wp:positionV>
                <wp:extent cx="3297555" cy="2207895"/>
                <wp:effectExtent l="0" t="0" r="4445" b="1905"/>
                <wp:wrapTopAndBottom/>
                <wp:docPr id="22" name="组 22"/>
                <wp:cNvGraphicFramePr/>
                <a:graphic xmlns:a="http://schemas.openxmlformats.org/drawingml/2006/main">
                  <a:graphicData uri="http://schemas.microsoft.com/office/word/2010/wordprocessingGroup">
                    <wpg:wgp>
                      <wpg:cNvGrpSpPr/>
                      <wpg:grpSpPr>
                        <a:xfrm>
                          <a:off x="0" y="0"/>
                          <a:ext cx="3297555" cy="2207895"/>
                          <a:chOff x="0" y="0"/>
                          <a:chExt cx="3297555" cy="2207895"/>
                        </a:xfrm>
                      </wpg:grpSpPr>
                      <wps:wsp>
                        <wps:cNvPr id="23" name="文本框 23"/>
                        <wps:cNvSpPr txBox="1"/>
                        <wps:spPr>
                          <a:xfrm>
                            <a:off x="558800" y="1778000"/>
                            <a:ext cx="2033905" cy="429895"/>
                          </a:xfrm>
                          <a:prstGeom prst="rect">
                            <a:avLst/>
                          </a:prstGeom>
                          <a:noFill/>
                          <a:ln>
                            <a:noFill/>
                          </a:ln>
                          <a:effectLst/>
                        </wps:spPr>
                        <wps:txbx>
                          <w:txbxContent>
                            <w:p w14:paraId="0BB05C13" w14:textId="77777777" w:rsidR="00D17F78" w:rsidRPr="00FA1310" w:rsidRDefault="00D17F78" w:rsidP="00D17F78">
                              <w:pPr>
                                <w:pStyle w:val="Head2"/>
                                <w:jc w:val="center"/>
                                <w:rPr>
                                  <w:rFonts w:eastAsia="宋体"/>
                                  <w14:ligatures w14:val="standard"/>
                                </w:rPr>
                              </w:pPr>
                              <w:r w:rsidRPr="00757288">
                                <w:rPr>
                                  <w:rFonts w:eastAsia="宋体" w:hint="eastAsia"/>
                                  <w:b w:val="0"/>
                                  <w:lang w:eastAsia="zh-CN"/>
                                  <w14:ligatures w14:val="standard"/>
                                </w:rPr>
                                <w:t>Table 2: Sample User Test Cases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4" name="图片 24" descr="../testcase.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7555" cy="1920875"/>
                          </a:xfrm>
                          <a:prstGeom prst="rect">
                            <a:avLst/>
                          </a:prstGeom>
                          <a:noFill/>
                          <a:ln>
                            <a:noFill/>
                          </a:ln>
                        </pic:spPr>
                      </pic:pic>
                    </wpg:wgp>
                  </a:graphicData>
                </a:graphic>
              </wp:anchor>
            </w:drawing>
          </mc:Choice>
          <mc:Fallback>
            <w:pict>
              <v:group w14:anchorId="42A001E9" id="_x7ec4__x0020_22" o:spid="_x0000_s1044" style="position:absolute;left:0;text-align:left;margin-left:1.05pt;margin-top:56.35pt;width:259.65pt;height:173.85pt;z-index:251677696" coordsize="3297555,22078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">
                <v:shape id="_x6587__x672c__x6846__x0020_23" o:spid="_x0000_s1045" type="#_x0000_t202" style="position:absolute;left:558800;top:1778000;width:2033905;height:4298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4RxAAA&#10;ANsAAAAPAAAAZHJzL2Rvd25yZXYueG1sRI/BbsIwEETvlfoP1iJxIw4BKhpiUAVF6o2W9gNW8RKH&#10;xOsoNpD26+tKSD2OZuaNptgMthVX6n3tWME0SUEQl07XXCn4+txPliB8QNbYOiYF3+Rhs358KDDX&#10;7sYfdD2GSkQI+xwVmBC6XEpfGrLoE9cRR+/keoshyr6SusdbhNtWZmn6JC3WHBcMdrQ1VDbHi1Ww&#10;TO2haZ6zd2/nP9OF2e7ca3dWajwaXlYgAg3hP3xvv2kF2Q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6uEcQAAADbAAAADwAAAAAAAAAAAAAAAACXAgAAZHJzL2Rv&#10;d25yZXYueG1sUEsFBgAAAAAEAAQA9QAAAIgDAAAAAA==&#10;" filled="f" stroked="f">
                  <v:textbox style="mso-fit-shape-to-text:t">
                    <w:txbxContent>
                      <w:p w14:paraId="0BB05C13" w14:textId="77777777" w:rsidR="00D17F78" w:rsidRPr="00FA1310" w:rsidRDefault="00D17F78" w:rsidP="00D17F78">
                        <w:pPr>
                          <w:pStyle w:val="Head2"/>
                          <w:jc w:val="center"/>
                          <w:rPr>
                            <w:rFonts w:eastAsia="宋体"/>
                            <w14:ligatures w14:val="standard"/>
                          </w:rPr>
                        </w:pPr>
                        <w:r w:rsidRPr="00757288">
                          <w:rPr>
                            <w:rFonts w:eastAsia="宋体" w:hint="eastAsia"/>
                            <w:b w:val="0"/>
                            <w:lang w:eastAsia="zh-CN"/>
                            <w14:ligatures w14:val="standard"/>
                          </w:rPr>
                          <w:t>Table 2: Sample User Test Cases</w:t>
                        </w:r>
                      </w:p>
                    </w:txbxContent>
                  </v:textbox>
                </v:shape>
                <v:shape id="_x56fe__x7247__x0020_24" o:spid="_x0000_s1046" type="#_x0000_t75" alt="../testcase.png" style="position:absolute;width:3297555;height:1920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JI&#10;94PDAAAA2wAAAA8AAABkcnMvZG93bnJldi54bWxEj1FrwjAUhd+F/YdwB3vTdJ2IVKOMgdCHKaz6&#10;A67Nta02NyWJGv+9GQz2eDjnfIezXEfTixs531lW8D7JQBDXVnfcKDjsN+M5CB+QNfaWScGDPKxX&#10;L6MlFtre+YduVWhEgrAvUEEbwlBI6euWDPqJHYiTd7LOYEjSNVI7vCe46WWeZTNpsOO00OJAXy3V&#10;l+pqFJzLWVPaeheH7+1Htbnmx0c8OqXeXuPnAkSgGP7Df+1SK8in8Psl/QC5eg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kj3g8MAAADbAAAADwAAAAAAAAAAAAAAAACcAgAA&#10;ZHJzL2Rvd25yZXYueG1sUEsFBgAAAAAEAAQA9wAAAIwDAAAAAA==&#10;">
                  <v:imagedata r:id="rId39" o:title="../testcase.png"/>
                  <v:path arrowok="t"/>
                </v:shape>
                <w10:wrap type="topAndBottom"/>
              </v:group>
            </w:pict>
          </mc:Fallback>
        </mc:AlternateContent>
      </w:r>
      <w:r w:rsidR="00D8650E">
        <w:rPr>
          <w14:ligatures w14:val="standard"/>
        </w:rPr>
        <w:t>3.2</w:t>
      </w:r>
      <w:r w:rsidR="00D8650E">
        <w:rPr>
          <w:szCs w:val="22"/>
          <w14:ligatures w14:val="standard"/>
        </w:rPr>
        <w:t> </w:t>
      </w:r>
      <w:r w:rsidR="00D8650E">
        <w:rPr>
          <w:rFonts w:eastAsia="宋体" w:hint="eastAsia"/>
          <w:lang w:eastAsia="zh-CN"/>
          <w14:ligatures w14:val="standard"/>
        </w:rPr>
        <w:t>Testing</w:t>
      </w:r>
    </w:p>
    <w:p w14:paraId="51C37E20" w14:textId="77777777" w:rsidR="00585522" w:rsidRDefault="00D8650E">
      <w:pPr>
        <w:pStyle w:val="aff1"/>
        <w:ind w:left="0"/>
        <w:rPr>
          <w:rFonts w:eastAsia="宋体"/>
          <w:lang w:eastAsia="zh-CN"/>
          <w14:ligatures w14:val="standard"/>
        </w:rPr>
      </w:pPr>
      <w:r>
        <w:rPr>
          <w:rFonts w:eastAsia="宋体" w:hint="eastAsia"/>
          <w:lang w:eastAsia="zh-CN"/>
          <w14:ligatures w14:val="standard"/>
        </w:rPr>
        <w:t>Regarding testing, we strictly follow the testing lifecycle and princ</w:t>
      </w:r>
      <w:r>
        <w:rPr>
          <w:rFonts w:eastAsia="宋体"/>
          <w:lang w:eastAsia="zh-CN"/>
          <w14:ligatures w14:val="standard"/>
        </w:rPr>
        <w:t>ip</w:t>
      </w:r>
      <w:r>
        <w:rPr>
          <w:rFonts w:eastAsia="宋体" w:hint="eastAsia"/>
          <w:lang w:eastAsia="zh-CN"/>
          <w14:ligatures w14:val="standard"/>
        </w:rPr>
        <w:t xml:space="preserve">les introduced in software engineering course. We develop </w:t>
      </w:r>
      <w:r>
        <w:rPr>
          <w:rFonts w:eastAsia="宋体" w:hint="eastAsia"/>
          <w:lang w:eastAsia="zh-CN"/>
          <w14:ligatures w14:val="standard"/>
        </w:rPr>
        <w:lastRenderedPageBreak/>
        <w:t>20 test cases that use both white box testing and black box testing cases. Besides, unit testing </w:t>
      </w:r>
      <w:r w:rsidRPr="006F66F7">
        <w:rPr>
          <w:rFonts w:eastAsia="宋体" w:hint="eastAsia"/>
          <w:noProof/>
          <w:lang w:eastAsia="zh-CN"/>
          <w14:ligatures w14:val="standard"/>
        </w:rPr>
        <w:t>is used</w:t>
      </w:r>
      <w:r>
        <w:rPr>
          <w:rFonts w:eastAsia="宋体" w:hint="eastAsia"/>
          <w:lang w:eastAsia="zh-CN"/>
          <w14:ligatures w14:val="standard"/>
        </w:rPr>
        <w:t xml:space="preserve"> by which </w:t>
      </w:r>
      <w:r>
        <w:rPr>
          <w:rFonts w:eastAsia="宋体"/>
          <w:lang w:eastAsia="zh-CN"/>
          <w14:ligatures w14:val="standard"/>
        </w:rPr>
        <w:t>minimal individu</w:t>
      </w:r>
      <w:r>
        <w:rPr>
          <w:rFonts w:eastAsia="宋体" w:hint="eastAsia"/>
          <w:lang w:eastAsia="zh-CN"/>
          <w14:ligatures w14:val="standard"/>
        </w:rPr>
        <w:t>al units, sets of system modules together with associated control data, usage procedures, and operating procedures, are tested to determine whether they are fit for use. [4]</w:t>
      </w:r>
    </w:p>
    <w:p w14:paraId="4C85FC9D" w14:textId="77777777" w:rsidR="00585522" w:rsidRDefault="00D8650E">
      <w:pPr>
        <w:pStyle w:val="Head1"/>
        <w:rPr>
          <w:szCs w:val="22"/>
          <w14:ligatures w14:val="standard"/>
        </w:rPr>
      </w:pPr>
      <w:r>
        <w:rPr>
          <w:szCs w:val="22"/>
          <w14:ligatures w14:val="standard"/>
        </w:rPr>
        <w:t>4 CONCLUSIONS</w:t>
      </w:r>
    </w:p>
    <w:p w14:paraId="4B38EC93" w14:textId="77777777" w:rsidR="00585522" w:rsidRDefault="00D8650E">
      <w:pPr>
        <w:pStyle w:val="Para"/>
        <w:ind w:firstLine="0"/>
        <w:jc w:val="both"/>
        <w:rPr>
          <w:rFonts w:eastAsia="宋体"/>
          <w:lang w:eastAsia="zh-CN"/>
          <w14:ligatures w14:val="standard"/>
        </w:rPr>
      </w:pPr>
      <w:r>
        <w:rPr>
          <w14:ligatures w14:val="standard"/>
        </w:rPr>
        <w:t>In summary, we have performed an experimental study</w:t>
      </w:r>
      <w:r>
        <w:rPr>
          <w:rFonts w:eastAsia="宋体" w:hint="eastAsia"/>
          <w:lang w:eastAsia="zh-CN"/>
          <w14:ligatures w14:val="standard"/>
        </w:rPr>
        <w:t xml:space="preserve"> on and designed</w:t>
      </w:r>
      <w:r>
        <w:rPr>
          <w14:ligatures w14:val="standard"/>
        </w:rPr>
        <w:t xml:space="preserve"> the</w:t>
      </w:r>
      <w:r>
        <w:rPr>
          <w:rFonts w:eastAsia="宋体" w:hint="eastAsia"/>
          <w:lang w:eastAsia="zh-CN"/>
          <w14:ligatures w14:val="standard"/>
        </w:rPr>
        <w:t xml:space="preserve"> face recognition system</w:t>
      </w:r>
      <w:r>
        <w:rPr>
          <w14:ligatures w14:val="standard"/>
        </w:rPr>
        <w:t>. The experimental</w:t>
      </w:r>
      <w:r>
        <w:rPr>
          <w:rFonts w:eastAsia="宋体" w:hint="eastAsia"/>
          <w:lang w:eastAsia="zh-CN"/>
          <w14:ligatures w14:val="standard"/>
        </w:rPr>
        <w:t xml:space="preserve"> and designing </w:t>
      </w:r>
      <w:r>
        <w:rPr>
          <w14:ligatures w14:val="standard"/>
        </w:rPr>
        <w:t xml:space="preserve">results have been successful </w:t>
      </w:r>
      <w:r>
        <w:rPr>
          <w:rFonts w:eastAsia="宋体" w:hint="eastAsia"/>
          <w:lang w:eastAsia="zh-CN"/>
          <w14:ligatures w14:val="standard"/>
        </w:rPr>
        <w:t>that facial recognition in a biometric way authenticate</w:t>
      </w:r>
      <w:r>
        <w:rPr>
          <w:rFonts w:eastAsia="宋体"/>
          <w:lang w:eastAsia="zh-CN"/>
          <w14:ligatures w14:val="standard"/>
        </w:rPr>
        <w:t>s</w:t>
      </w:r>
      <w:r>
        <w:rPr>
          <w:rFonts w:eastAsia="宋体" w:hint="eastAsia"/>
          <w:lang w:eastAsia="zh-CN"/>
          <w14:ligatures w14:val="standard"/>
        </w:rPr>
        <w:t xml:space="preserve"> online quiz, students</w:t>
      </w:r>
      <w:r>
        <w:rPr>
          <w:rFonts w:eastAsia="宋体"/>
          <w:lang w:eastAsia="zh-CN"/>
          <w14:ligatures w14:val="standard"/>
        </w:rPr>
        <w:t>’</w:t>
      </w:r>
      <w:r>
        <w:rPr>
          <w:rFonts w:eastAsia="宋体" w:hint="eastAsia"/>
          <w:lang w:eastAsia="zh-CN"/>
          <w14:ligatures w14:val="standard"/>
        </w:rPr>
        <w:t xml:space="preserve"> and teachers</w:t>
      </w:r>
      <w:r>
        <w:rPr>
          <w:rFonts w:eastAsia="宋体"/>
          <w:lang w:eastAsia="zh-CN"/>
          <w14:ligatures w14:val="standard"/>
        </w:rPr>
        <w:t>’</w:t>
      </w:r>
      <w:r>
        <w:rPr>
          <w:rFonts w:eastAsia="宋体" w:hint="eastAsia"/>
          <w:lang w:eastAsia="zh-CN"/>
          <w14:ligatures w14:val="standard"/>
        </w:rPr>
        <w:t xml:space="preserve"> </w:t>
      </w:r>
      <w:r>
        <w:rPr>
          <w:rFonts w:eastAsia="宋体" w:hint="eastAsia"/>
          <w:lang w:eastAsia="zh-CN"/>
          <w14:ligatures w14:val="standard"/>
        </w:rPr>
        <w:lastRenderedPageBreak/>
        <w:t xml:space="preserve">login. We finished all planned requirements </w:t>
      </w:r>
      <w:r>
        <w:rPr>
          <w:rFonts w:eastAsia="宋体"/>
          <w:lang w:eastAsia="zh-CN"/>
          <w14:ligatures w14:val="standard"/>
        </w:rPr>
        <w:t>for</w:t>
      </w:r>
      <w:r>
        <w:rPr>
          <w:rFonts w:eastAsia="宋体" w:hint="eastAsia"/>
          <w:lang w:eastAsia="zh-CN"/>
          <w14:ligatures w14:val="standard"/>
        </w:rPr>
        <w:t xml:space="preserve"> the duration of the project, two months.</w:t>
      </w:r>
    </w:p>
    <w:p w14:paraId="61D89F90" w14:textId="77777777" w:rsidR="00585522" w:rsidRDefault="00D8650E">
      <w:pPr>
        <w:pStyle w:val="Head1"/>
        <w:rPr>
          <w:szCs w:val="22"/>
          <w:lang w:eastAsia="zh-CN"/>
          <w14:ligatures w14:val="standard"/>
        </w:rPr>
      </w:pPr>
      <w:r>
        <w:rPr>
          <w:rFonts w:hint="eastAsia"/>
          <w:szCs w:val="22"/>
          <w:lang w:eastAsia="zh-CN"/>
          <w14:ligatures w14:val="standard"/>
        </w:rPr>
        <w:t>ACKNOWLEDGMENTS</w:t>
      </w:r>
    </w:p>
    <w:p w14:paraId="4E6E4130" w14:textId="77777777" w:rsidR="00585522" w:rsidRDefault="00D8650E">
      <w:pPr>
        <w:pStyle w:val="ReferenceHead"/>
        <w:rPr>
          <w:rFonts w:eastAsia="宋体" w:cstheme="minorBidi"/>
          <w:b w:val="0"/>
          <w:sz w:val="18"/>
          <w:lang w:eastAsia="zh-CN"/>
          <w14:ligatures w14:val="standard"/>
        </w:rPr>
      </w:pPr>
      <w:r>
        <w:rPr>
          <w:rFonts w:eastAsia="宋体" w:cstheme="minorBidi" w:hint="eastAsia"/>
          <w:b w:val="0"/>
          <w:sz w:val="18"/>
          <w:lang w:eastAsia="zh-CN"/>
          <w14:ligatures w14:val="standard"/>
        </w:rPr>
        <w:t xml:space="preserve">We would like to express our </w:t>
      </w:r>
      <w:r w:rsidR="006F66F7">
        <w:rPr>
          <w:rFonts w:eastAsia="宋体" w:cstheme="minorBidi"/>
          <w:b w:val="0"/>
          <w:noProof/>
          <w:sz w:val="18"/>
          <w:lang w:eastAsia="zh-CN"/>
          <w14:ligatures w14:val="standard"/>
        </w:rPr>
        <w:t>most profound</w:t>
      </w:r>
      <w:r>
        <w:rPr>
          <w:rFonts w:eastAsia="宋体" w:cstheme="minorBidi" w:hint="eastAsia"/>
          <w:b w:val="0"/>
          <w:sz w:val="18"/>
          <w:lang w:eastAsia="zh-CN"/>
          <w14:ligatures w14:val="standard"/>
        </w:rPr>
        <w:t xml:space="preserve"> appreciation to all those who have </w:t>
      </w:r>
      <w:r w:rsidRPr="006F66F7">
        <w:rPr>
          <w:rFonts w:eastAsia="宋体" w:cstheme="minorBidi" w:hint="eastAsia"/>
          <w:b w:val="0"/>
          <w:noProof/>
          <w:sz w:val="18"/>
          <w:lang w:eastAsia="zh-CN"/>
          <w14:ligatures w14:val="standard"/>
        </w:rPr>
        <w:t>provided us help</w:t>
      </w:r>
      <w:r>
        <w:rPr>
          <w:rFonts w:eastAsia="宋体" w:cstheme="minorBidi" w:hint="eastAsia"/>
          <w:b w:val="0"/>
          <w:sz w:val="18"/>
          <w:lang w:eastAsia="zh-CN"/>
          <w14:ligatures w14:val="standard"/>
        </w:rPr>
        <w:t xml:space="preserve"> and given us </w:t>
      </w:r>
      <w:r>
        <w:rPr>
          <w:rFonts w:eastAsia="宋体" w:cstheme="minorBidi"/>
          <w:b w:val="0"/>
          <w:sz w:val="18"/>
          <w:lang w:eastAsia="zh-CN"/>
          <w14:ligatures w14:val="standard"/>
        </w:rPr>
        <w:t xml:space="preserve">the </w:t>
      </w:r>
      <w:r>
        <w:rPr>
          <w:rFonts w:eastAsia="宋体" w:cstheme="minorBidi" w:hint="eastAsia"/>
          <w:b w:val="0"/>
          <w:sz w:val="18"/>
          <w:lang w:eastAsia="zh-CN"/>
          <w14:ligatures w14:val="standard"/>
        </w:rPr>
        <w:t xml:space="preserve">advice to complete this project and report.  We want to give a special gratitude to our Advanced Software Engineering course professor, Mr. </w:t>
      </w:r>
      <w:proofErr w:type="spellStart"/>
      <w:r>
        <w:rPr>
          <w:rFonts w:eastAsia="宋体" w:cstheme="minorBidi" w:hint="eastAsia"/>
          <w:b w:val="0"/>
          <w:sz w:val="18"/>
          <w:lang w:eastAsia="zh-CN"/>
          <w14:ligatures w14:val="standard"/>
        </w:rPr>
        <w:t>Pooya</w:t>
      </w:r>
      <w:proofErr w:type="spellEnd"/>
      <w:r>
        <w:rPr>
          <w:rFonts w:eastAsia="宋体" w:cstheme="minorBidi" w:hint="eastAsia"/>
          <w:b w:val="0"/>
          <w:sz w:val="18"/>
          <w:lang w:eastAsia="zh-CN"/>
          <w14:ligatures w14:val="standard"/>
        </w:rPr>
        <w:t xml:space="preserve"> </w:t>
      </w:r>
      <w:proofErr w:type="spellStart"/>
      <w:r>
        <w:rPr>
          <w:rFonts w:eastAsia="宋体" w:cstheme="minorBidi" w:hint="eastAsia"/>
          <w:b w:val="0"/>
          <w:sz w:val="18"/>
          <w:lang w:eastAsia="zh-CN"/>
          <w14:ligatures w14:val="standard"/>
        </w:rPr>
        <w:t>Moradian</w:t>
      </w:r>
      <w:proofErr w:type="spellEnd"/>
      <w:r>
        <w:rPr>
          <w:rFonts w:eastAsia="宋体" w:cstheme="minorBidi" w:hint="eastAsia"/>
          <w:b w:val="0"/>
          <w:sz w:val="18"/>
          <w:lang w:eastAsia="zh-CN"/>
          <w14:ligatures w14:val="standard"/>
        </w:rPr>
        <w:t xml:space="preserve"> </w:t>
      </w:r>
      <w:proofErr w:type="spellStart"/>
      <w:r>
        <w:rPr>
          <w:rFonts w:eastAsia="宋体" w:cstheme="minorBidi" w:hint="eastAsia"/>
          <w:b w:val="0"/>
          <w:sz w:val="18"/>
          <w:lang w:eastAsia="zh-CN"/>
          <w14:ligatures w14:val="standard"/>
        </w:rPr>
        <w:t>Zadeh</w:t>
      </w:r>
      <w:proofErr w:type="spellEnd"/>
      <w:r>
        <w:rPr>
          <w:rFonts w:eastAsia="宋体" w:cstheme="minorBidi" w:hint="eastAsia"/>
          <w:b w:val="0"/>
          <w:sz w:val="18"/>
          <w:lang w:eastAsia="zh-CN"/>
          <w14:ligatures w14:val="standard"/>
        </w:rPr>
        <w:t>, whose contribution in suggestions and encouragement did great benefit to our project especially in writing this report.</w:t>
      </w:r>
    </w:p>
    <w:p w14:paraId="205A96D1" w14:textId="77777777" w:rsidR="00EE46BE" w:rsidRDefault="00EE46BE">
      <w:pPr>
        <w:pStyle w:val="Head1"/>
        <w:spacing w:line="240" w:lineRule="auto"/>
        <w:ind w:left="278" w:hanging="278"/>
        <w:rPr>
          <w:szCs w:val="22"/>
          <w:lang w:eastAsia="zh-CN"/>
          <w14:ligatures w14:val="standard"/>
        </w:rPr>
        <w:sectPr w:rsidR="00EE46BE" w:rsidSect="00EE46BE">
          <w:endnotePr>
            <w:numFmt w:val="decimal"/>
          </w:endnotePr>
          <w:type w:val="continuous"/>
          <w:pgSz w:w="12240" w:h="15840"/>
          <w:pgMar w:top="1500" w:right="1080" w:bottom="1600" w:left="1080" w:header="1080" w:footer="1080" w:gutter="0"/>
          <w:pgNumType w:start="1"/>
          <w:cols w:num="2" w:space="480"/>
          <w:titlePg/>
          <w:docGrid w:linePitch="360"/>
        </w:sectPr>
      </w:pPr>
    </w:p>
    <w:p w14:paraId="76C79B29" w14:textId="26E45340" w:rsidR="00585522" w:rsidRDefault="00D8650E">
      <w:pPr>
        <w:pStyle w:val="Head1"/>
        <w:spacing w:line="240" w:lineRule="auto"/>
        <w:ind w:left="278" w:hanging="278"/>
        <w:rPr>
          <w:szCs w:val="22"/>
          <w14:ligatures w14:val="standard"/>
        </w:rPr>
      </w:pPr>
      <w:r>
        <w:rPr>
          <w:rFonts w:hint="eastAsia"/>
          <w:szCs w:val="22"/>
          <w:lang w:eastAsia="zh-CN"/>
          <w14:ligatures w14:val="standard"/>
        </w:rPr>
        <w:lastRenderedPageBreak/>
        <w:t>REFERENCES</w:t>
      </w:r>
    </w:p>
    <w:tbl>
      <w:tblPr>
        <w:tblW w:w="5016" w:type="dxa"/>
        <w:tblLayout w:type="fixed"/>
        <w:tblLook w:val="04A0" w:firstRow="1" w:lastRow="0" w:firstColumn="1" w:lastColumn="0" w:noHBand="0" w:noVBand="1"/>
      </w:tblPr>
      <w:tblGrid>
        <w:gridCol w:w="314"/>
        <w:gridCol w:w="4702"/>
      </w:tblGrid>
      <w:tr w:rsidR="00585522" w14:paraId="28BC71FB" w14:textId="77777777">
        <w:tc>
          <w:tcPr>
            <w:tcW w:w="314" w:type="dxa"/>
            <w:tcMar>
              <w:right w:w="40" w:type="dxa"/>
            </w:tcMar>
          </w:tcPr>
          <w:p w14:paraId="62987418" w14:textId="77777777" w:rsidR="00585522" w:rsidRDefault="00D8650E">
            <w:pPr>
              <w:pStyle w:val="Bibentry"/>
              <w:rPr>
                <w:rFonts w:cs="Times New Roman"/>
                <w14:ligatures w14:val="standard"/>
              </w:rPr>
            </w:pPr>
            <w:bookmarkStart w:id="4" w:name="bib1"/>
            <w:bookmarkStart w:id="5" w:name="RefPart"/>
            <w:bookmarkEnd w:id="4"/>
            <w:r>
              <w:rPr>
                <w:rFonts w:cs="Times New Roman"/>
                <w14:ligatures w14:val="standard"/>
              </w:rPr>
              <w:t>[1]</w:t>
            </w:r>
          </w:p>
        </w:tc>
        <w:tc>
          <w:tcPr>
            <w:tcW w:w="4702" w:type="dxa"/>
            <w:tcMar>
              <w:left w:w="40" w:type="dxa"/>
            </w:tcMar>
          </w:tcPr>
          <w:p w14:paraId="0DAAB4D5" w14:textId="77777777" w:rsidR="00585522" w:rsidRDefault="005456DC">
            <w:pPr>
              <w:pStyle w:val="Bibentry"/>
              <w:jc w:val="both"/>
              <w:rPr>
                <w14:ligatures w14:val="standard"/>
              </w:rPr>
            </w:pPr>
            <w:hyperlink r:id="rId40" w:history="1">
              <w:r w:rsidR="00D8650E">
                <w:rPr>
                  <w14:ligatures w14:val="standard"/>
                </w:rPr>
                <w:t>"Face Recognition Applications"</w:t>
              </w:r>
            </w:hyperlink>
            <w:r w:rsidR="00D8650E">
              <w:rPr>
                <w14:ligatures w14:val="standard"/>
              </w:rPr>
              <w:t xml:space="preserve">. </w:t>
            </w:r>
            <w:proofErr w:type="spellStart"/>
            <w:r w:rsidR="00D8650E">
              <w:rPr>
                <w14:ligatures w14:val="standard"/>
              </w:rPr>
              <w:t>Animetrics</w:t>
            </w:r>
            <w:proofErr w:type="spellEnd"/>
            <w:r w:rsidR="00D8650E">
              <w:rPr>
                <w14:ligatures w14:val="standard"/>
              </w:rPr>
              <w:t>. Retrieved 2008-06-04.</w:t>
            </w:r>
          </w:p>
          <w:p w14:paraId="68E8095F" w14:textId="77777777" w:rsidR="00585522" w:rsidRDefault="00D8650E">
            <w:pPr>
              <w:pStyle w:val="Bibentry"/>
              <w:jc w:val="both"/>
              <w:rPr>
                <w14:ligatures w14:val="standard"/>
              </w:rPr>
            </w:pPr>
            <w:r>
              <w:rPr>
                <w14:ligatures w14:val="standard"/>
              </w:rPr>
              <w:t>http://www.animetrics.com/technology/frapplications.html</w:t>
            </w:r>
          </w:p>
        </w:tc>
      </w:tr>
      <w:tr w:rsidR="00585522" w14:paraId="04DA2A9D" w14:textId="77777777">
        <w:tc>
          <w:tcPr>
            <w:tcW w:w="314" w:type="dxa"/>
            <w:tcMar>
              <w:right w:w="40" w:type="dxa"/>
            </w:tcMar>
          </w:tcPr>
          <w:p w14:paraId="606D764F" w14:textId="77777777" w:rsidR="00585522" w:rsidRDefault="00D8650E">
            <w:pPr>
              <w:pStyle w:val="Bibentry"/>
              <w:rPr>
                <w:rFonts w:cs="Times New Roman"/>
                <w14:ligatures w14:val="standard"/>
              </w:rPr>
            </w:pPr>
            <w:r>
              <w:rPr>
                <w:rFonts w:cs="Times New Roman"/>
                <w14:ligatures w14:val="standard"/>
              </w:rPr>
              <w:t>[2]</w:t>
            </w:r>
          </w:p>
        </w:tc>
        <w:tc>
          <w:tcPr>
            <w:tcW w:w="4702" w:type="dxa"/>
            <w:tcMar>
              <w:left w:w="40" w:type="dxa"/>
            </w:tcMar>
          </w:tcPr>
          <w:p w14:paraId="6260A384" w14:textId="77777777" w:rsidR="00585522" w:rsidRDefault="005456DC">
            <w:pPr>
              <w:pStyle w:val="Bibentry"/>
              <w:jc w:val="both"/>
              <w:rPr>
                <w:rFonts w:eastAsia="宋体"/>
                <w:lang w:eastAsia="zh-CN"/>
                <w14:ligatures w14:val="standard"/>
              </w:rPr>
            </w:pPr>
            <w:hyperlink r:id="rId41" w:history="1">
              <w:r w:rsidR="00D8650E">
                <w:rPr>
                  <w14:ligatures w14:val="standard"/>
                </w:rPr>
                <w:t>"Facial Recognition: Who's Tracking You in Public?"</w:t>
              </w:r>
            </w:hyperlink>
            <w:r w:rsidR="00D8650E">
              <w:rPr>
                <w14:ligatures w14:val="standard"/>
              </w:rPr>
              <w:t>. Consumer Reports. Retrieved 2016-04-05.</w:t>
            </w:r>
            <w:r w:rsidR="00D8650E">
              <w:rPr>
                <w:rFonts w:eastAsia="宋体" w:hint="eastAsia"/>
                <w:lang w:eastAsia="zh-CN"/>
                <w14:ligatures w14:val="standard"/>
              </w:rPr>
              <w:t xml:space="preserve"> </w:t>
            </w:r>
          </w:p>
          <w:p w14:paraId="306DF198" w14:textId="77777777" w:rsidR="00585522" w:rsidRDefault="00D8650E">
            <w:pPr>
              <w:pStyle w:val="Bibentry"/>
              <w:jc w:val="both"/>
              <w:rPr>
                <w:rFonts w:eastAsia="宋体"/>
                <w:lang w:eastAsia="zh-CN"/>
                <w14:ligatures w14:val="standard"/>
              </w:rPr>
            </w:pPr>
            <w:r>
              <w:rPr>
                <w:rFonts w:eastAsia="宋体" w:hint="eastAsia"/>
                <w:lang w:eastAsia="zh-CN"/>
                <w14:ligatures w14:val="standard"/>
              </w:rPr>
              <w:t>https://www.consumerreports.org/privacy/facial-recognition-who-is-tracking-you-in-public1</w:t>
            </w:r>
          </w:p>
        </w:tc>
      </w:tr>
      <w:tr w:rsidR="00585522" w14:paraId="75127090" w14:textId="77777777">
        <w:tc>
          <w:tcPr>
            <w:tcW w:w="314" w:type="dxa"/>
            <w:tcMar>
              <w:right w:w="40" w:type="dxa"/>
            </w:tcMar>
          </w:tcPr>
          <w:p w14:paraId="40A18D12" w14:textId="77777777" w:rsidR="00585522" w:rsidRDefault="00D8650E">
            <w:pPr>
              <w:pStyle w:val="Bibentry"/>
              <w:rPr>
                <w:rFonts w:cs="Times New Roman"/>
                <w14:ligatures w14:val="standard"/>
              </w:rPr>
            </w:pPr>
            <w:r>
              <w:rPr>
                <w:rFonts w:cs="Times New Roman"/>
                <w14:ligatures w14:val="standard"/>
              </w:rPr>
              <w:t>[3]</w:t>
            </w:r>
          </w:p>
        </w:tc>
        <w:tc>
          <w:tcPr>
            <w:tcW w:w="4702" w:type="dxa"/>
            <w:tcMar>
              <w:left w:w="40" w:type="dxa"/>
            </w:tcMar>
          </w:tcPr>
          <w:p w14:paraId="10ADC2AF" w14:textId="77777777" w:rsidR="00585522" w:rsidRDefault="00D8650E">
            <w:pPr>
              <w:pStyle w:val="Bibentry"/>
              <w:jc w:val="both"/>
              <w:rPr>
                <w:lang w:eastAsia="it-IT"/>
                <w14:ligatures w14:val="standard"/>
              </w:rPr>
            </w:pPr>
            <w:r>
              <w:rPr>
                <w14:ligatures w14:val="standard"/>
              </w:rPr>
              <w:t>Ping Wang, Wen-Hui Lin</w:t>
            </w:r>
            <w:r>
              <w:rPr>
                <w:rFonts w:hint="eastAsia"/>
                <w:lang w:eastAsia="zh-CN"/>
                <w14:ligatures w14:val="standard"/>
              </w:rPr>
              <w:t xml:space="preserve">, </w:t>
            </w:r>
            <w:proofErr w:type="spellStart"/>
            <w:r>
              <w:rPr>
                <w14:ligatures w14:val="standard"/>
              </w:rPr>
              <w:t>Kuo</w:t>
            </w:r>
            <w:proofErr w:type="spellEnd"/>
            <w:r>
              <w:rPr>
                <w14:ligatures w14:val="standard"/>
              </w:rPr>
              <w:t>-Ming Chao</w:t>
            </w:r>
            <w:r>
              <w:rPr>
                <w:rFonts w:hint="eastAsia"/>
                <w:lang w:eastAsia="zh-CN"/>
                <w14:ligatures w14:val="standard"/>
              </w:rPr>
              <w:t xml:space="preserve">, </w:t>
            </w:r>
            <w:r>
              <w:rPr>
                <w14:ligatures w14:val="standard"/>
              </w:rPr>
              <w:t>Chi-Chun Lo</w:t>
            </w:r>
            <w:r>
              <w:rPr>
                <w:rFonts w:hint="eastAsia"/>
                <w:lang w:eastAsia="zh-CN"/>
                <w14:ligatures w14:val="standard"/>
              </w:rPr>
              <w:t xml:space="preserve">. </w:t>
            </w:r>
            <w:r>
              <w:rPr>
                <w14:ligatures w14:val="standard"/>
              </w:rPr>
              <w:t>A Face-Recognition Approach Using Deep Reinforcement Learning Approach for User Authentication</w:t>
            </w:r>
            <w:r>
              <w:rPr>
                <w:rFonts w:eastAsia="宋体" w:hint="eastAsia"/>
                <w:lang w:eastAsia="zh-CN"/>
                <w14:ligatures w14:val="standard"/>
              </w:rPr>
              <w:t xml:space="preserve">. </w:t>
            </w:r>
            <w:hyperlink r:id="rId42" w:history="1">
              <w:r>
                <w:rPr>
                  <w:rFonts w:eastAsia="宋体" w:hint="eastAsia"/>
                  <w:lang w:eastAsia="zh-CN"/>
                  <w14:ligatures w14:val="standard"/>
                </w:rPr>
                <w:t>E</w:t>
              </w:r>
              <w:r>
                <w:rPr>
                  <w14:ligatures w14:val="standard"/>
                </w:rPr>
                <w:t>-Business Engineering (ICEBE), 2017 IEEE 14th International Conference</w:t>
              </w:r>
              <w:r>
                <w:rPr>
                  <w:rFonts w:hint="eastAsia"/>
                  <w:lang w:eastAsia="zh-CN"/>
                  <w14:ligatures w14:val="standard"/>
                </w:rPr>
                <w:t xml:space="preserve"> </w:t>
              </w:r>
            </w:hyperlink>
            <w:r>
              <w:rPr>
                <w14:ligatures w14:val="standard"/>
              </w:rPr>
              <w:t>Electronic</w:t>
            </w:r>
            <w:r>
              <w:rPr>
                <w:rFonts w:eastAsia="宋体" w:hint="eastAsia"/>
                <w:lang w:eastAsia="zh-CN"/>
                <w14:ligatures w14:val="standard"/>
              </w:rPr>
              <w:t>.</w:t>
            </w:r>
            <w:r>
              <w:rPr>
                <w14:ligatures w14:val="standard"/>
              </w:rPr>
              <w:t xml:space="preserve"> ISBN: 978-1-5386-1412-9</w:t>
            </w:r>
            <w:r>
              <w:rPr>
                <w:rFonts w:eastAsia="宋体" w:hint="eastAsia"/>
                <w:lang w:eastAsia="zh-CN"/>
                <w14:ligatures w14:val="standard"/>
              </w:rPr>
              <w:t>.</w:t>
            </w:r>
          </w:p>
        </w:tc>
      </w:tr>
      <w:tr w:rsidR="00585522" w14:paraId="7401ED10" w14:textId="77777777">
        <w:tc>
          <w:tcPr>
            <w:tcW w:w="314" w:type="dxa"/>
            <w:tcMar>
              <w:right w:w="40" w:type="dxa"/>
            </w:tcMar>
          </w:tcPr>
          <w:p w14:paraId="5F753EF8" w14:textId="77777777" w:rsidR="00585522" w:rsidRDefault="00D8650E">
            <w:pPr>
              <w:pStyle w:val="Bibentry"/>
              <w:rPr>
                <w:rFonts w:cs="Times New Roman"/>
                <w14:ligatures w14:val="standard"/>
              </w:rPr>
            </w:pPr>
            <w:r>
              <w:rPr>
                <w:rFonts w:cs="Times New Roman"/>
                <w14:ligatures w14:val="standard"/>
              </w:rPr>
              <w:t>[4]</w:t>
            </w:r>
          </w:p>
        </w:tc>
        <w:tc>
          <w:tcPr>
            <w:tcW w:w="4702" w:type="dxa"/>
            <w:tcMar>
              <w:left w:w="40" w:type="dxa"/>
            </w:tcMar>
          </w:tcPr>
          <w:p w14:paraId="2FFD9745" w14:textId="77777777" w:rsidR="00585522" w:rsidRDefault="005456DC">
            <w:pPr>
              <w:pStyle w:val="Bibentry"/>
              <w:jc w:val="both"/>
              <w:rPr>
                <w14:ligatures w14:val="standard"/>
              </w:rPr>
            </w:pPr>
            <w:hyperlink r:id="rId43" w:history="1">
              <w:r w:rsidR="00D8650E">
                <w:rPr>
                  <w:rFonts w:eastAsia="宋体"/>
                  <w:lang w:eastAsia="zh-CN"/>
                  <w14:ligatures w14:val="standard"/>
                </w:rPr>
                <w:t>"What is online examination?"</w:t>
              </w:r>
            </w:hyperlink>
          </w:p>
          <w:p w14:paraId="2EA1107A" w14:textId="77777777" w:rsidR="00585522" w:rsidRDefault="00D8650E">
            <w:pPr>
              <w:pStyle w:val="Bibentry"/>
              <w:jc w:val="both"/>
              <w:rPr>
                <w14:ligatures w14:val="standard"/>
              </w:rPr>
            </w:pPr>
            <w:r>
              <w:rPr>
                <w:rFonts w:hint="eastAsia"/>
                <w14:ligatures w14:val="standard"/>
              </w:rPr>
              <w:t>https://www.onlineexambuilder.com/help/exam-knowledge-center/what-is-online-examination/item10247</w:t>
            </w:r>
          </w:p>
        </w:tc>
      </w:tr>
      <w:tr w:rsidR="00585522" w14:paraId="42F2705B" w14:textId="77777777">
        <w:tc>
          <w:tcPr>
            <w:tcW w:w="314" w:type="dxa"/>
            <w:tcMar>
              <w:right w:w="40" w:type="dxa"/>
            </w:tcMar>
          </w:tcPr>
          <w:p w14:paraId="08F0695D" w14:textId="77777777" w:rsidR="00585522" w:rsidRDefault="00D8650E">
            <w:pPr>
              <w:pStyle w:val="Bibentry"/>
              <w:rPr>
                <w:rFonts w:eastAsia="宋体" w:cs="Times New Roman"/>
                <w:lang w:eastAsia="zh-CN"/>
                <w14:ligatures w14:val="standard"/>
              </w:rPr>
            </w:pPr>
            <w:r>
              <w:rPr>
                <w:rFonts w:eastAsia="宋体" w:cs="Times New Roman" w:hint="eastAsia"/>
                <w:lang w:eastAsia="zh-CN"/>
                <w14:ligatures w14:val="standard"/>
              </w:rPr>
              <w:t>[5]</w:t>
            </w:r>
          </w:p>
        </w:tc>
        <w:tc>
          <w:tcPr>
            <w:tcW w:w="4702" w:type="dxa"/>
            <w:tcMar>
              <w:left w:w="40" w:type="dxa"/>
            </w:tcMar>
          </w:tcPr>
          <w:p w14:paraId="0A06D3A7" w14:textId="77777777" w:rsidR="00585522" w:rsidRDefault="00D8650E">
            <w:pPr>
              <w:pStyle w:val="Bibentry"/>
              <w:jc w:val="both"/>
              <w:rPr>
                <w14:ligatures w14:val="standard"/>
              </w:rPr>
            </w:pPr>
            <w:proofErr w:type="spellStart"/>
            <w:r>
              <w:rPr>
                <w14:ligatures w14:val="standard"/>
              </w:rPr>
              <w:t>Kolawa</w:t>
            </w:r>
            <w:proofErr w:type="spellEnd"/>
            <w:r>
              <w:rPr>
                <w14:ligatures w14:val="standard"/>
              </w:rPr>
              <w:t xml:space="preserve">, Adam; Huizinga, </w:t>
            </w:r>
            <w:proofErr w:type="spellStart"/>
            <w:r>
              <w:rPr>
                <w14:ligatures w14:val="standard"/>
              </w:rPr>
              <w:t>Dorota</w:t>
            </w:r>
            <w:proofErr w:type="spellEnd"/>
            <w:r>
              <w:rPr>
                <w14:ligatures w14:val="standard"/>
              </w:rPr>
              <w:t xml:space="preserve"> (2007). </w:t>
            </w:r>
            <w:hyperlink r:id="rId44" w:history="1">
              <w:r>
                <w:rPr>
                  <w14:ligatures w14:val="standard"/>
                </w:rPr>
                <w:t>Automated Defect Prevention: Best Practices in Software Management</w:t>
              </w:r>
            </w:hyperlink>
            <w:r>
              <w:rPr>
                <w14:ligatures w14:val="standard"/>
              </w:rPr>
              <w:t>. Wiley-IEEE Computer Society Press. p. 75. </w:t>
            </w:r>
            <w:hyperlink r:id="rId45" w:tooltip="International Standard Book Number" w:history="1">
              <w:r>
                <w:rPr>
                  <w14:ligatures w14:val="standard"/>
                </w:rPr>
                <w:t>ISBN</w:t>
              </w:r>
            </w:hyperlink>
            <w:r>
              <w:rPr>
                <w14:ligatures w14:val="standard"/>
              </w:rPr>
              <w:t> </w:t>
            </w:r>
            <w:hyperlink r:id="rId46" w:tooltip="Special:BookSources/0-470-04212-5" w:history="1">
              <w:r>
                <w:rPr>
                  <w14:ligatures w14:val="standard"/>
                </w:rPr>
                <w:t>0-470-04212-5</w:t>
              </w:r>
            </w:hyperlink>
            <w:r>
              <w:rPr>
                <w14:ligatures w14:val="standard"/>
              </w:rPr>
              <w:t>.</w:t>
            </w:r>
          </w:p>
        </w:tc>
      </w:tr>
      <w:bookmarkEnd w:id="5"/>
    </w:tbl>
    <w:p w14:paraId="69CD1FDC" w14:textId="77777777" w:rsidR="00585522" w:rsidRDefault="00585522">
      <w:pPr>
        <w:pStyle w:val="Bibentry"/>
        <w:rPr>
          <w14:ligatures w14:val="standard"/>
        </w:rPr>
      </w:pPr>
    </w:p>
    <w:sectPr w:rsidR="00585522" w:rsidSect="00B13291">
      <w:endnotePr>
        <w:numFmt w:val="decimal"/>
      </w:endnotePr>
      <w:type w:val="continuous"/>
      <w:pgSz w:w="12240" w:h="15840"/>
      <w:pgMar w:top="1500" w:right="1080" w:bottom="1600" w:left="1080" w:header="1080" w:footer="1080" w:gutter="0"/>
      <w:pgNumType w:start="1"/>
      <w:cols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D731E7" w14:textId="77777777" w:rsidR="005456DC" w:rsidRDefault="005456DC">
      <w:r>
        <w:separator/>
      </w:r>
    </w:p>
  </w:endnote>
  <w:endnote w:type="continuationSeparator" w:id="0">
    <w:p w14:paraId="5FE6791C" w14:textId="77777777" w:rsidR="005456DC" w:rsidRDefault="00545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Linux Libertine">
    <w:altName w:val="Times New Roman"/>
    <w:charset w:val="00"/>
    <w:family w:val="auto"/>
    <w:pitch w:val="variable"/>
    <w:sig w:usb0="E0000AFF" w:usb1="5200E5FB" w:usb2="02000020" w:usb3="00000000" w:csb0="000001BF" w:csb1="00000000"/>
  </w:font>
  <w:font w:name="PMingLiU">
    <w:panose1 w:val="02020500000000000000"/>
    <w:charset w:val="88"/>
    <w:family w:val="auto"/>
    <w:pitch w:val="variable"/>
    <w:sig w:usb0="A00002FF" w:usb1="28CFFCFA" w:usb2="00000016" w:usb3="00000000" w:csb0="00100001"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3052F" w14:textId="77777777" w:rsidR="00585522" w:rsidRDefault="00D8650E">
    <w:pPr>
      <w:pStyle w:val="ae"/>
      <w:rPr>
        <w:rStyle w:val="af9"/>
        <w:rFonts w:ascii="Linux Biolinum" w:hAnsi="Linux Biolinum" w:cs="Linux Biolinum"/>
      </w:rPr>
    </w:pPr>
    <w:r>
      <w:rPr>
        <w:rStyle w:val="af9"/>
        <w:rFonts w:ascii="Linux Biolinum" w:hAnsi="Linux Biolinum" w:cs="Linux Biolinum"/>
      </w:rPr>
      <w:fldChar w:fldCharType="begin"/>
    </w:r>
    <w:r>
      <w:rPr>
        <w:rStyle w:val="af9"/>
        <w:rFonts w:ascii="Linux Biolinum" w:hAnsi="Linux Biolinum" w:cs="Linux Biolinum"/>
      </w:rPr>
      <w:instrText xml:space="preserve">PAGE  </w:instrText>
    </w:r>
    <w:r>
      <w:rPr>
        <w:rStyle w:val="af9"/>
        <w:rFonts w:ascii="Linux Biolinum" w:hAnsi="Linux Biolinum" w:cs="Linux Biolinum"/>
      </w:rPr>
      <w:fldChar w:fldCharType="separate"/>
    </w:r>
    <w:r w:rsidR="0006313B">
      <w:rPr>
        <w:rStyle w:val="af9"/>
        <w:rFonts w:ascii="Linux Biolinum" w:hAnsi="Linux Biolinum" w:cs="Linux Biolinum"/>
        <w:noProof/>
      </w:rPr>
      <w:t>2</w:t>
    </w:r>
    <w:r>
      <w:rPr>
        <w:rStyle w:val="af9"/>
        <w:rFonts w:ascii="Linux Biolinum" w:hAnsi="Linux Biolinum" w:cs="Linux Biolinum"/>
      </w:rPr>
      <w:fldChar w:fldCharType="end"/>
    </w:r>
  </w:p>
  <w:p w14:paraId="3A7A7A45" w14:textId="77777777" w:rsidR="00585522" w:rsidRDefault="00585522">
    <w:pPr>
      <w:pStyle w:val="ae"/>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EE19" w14:textId="77777777" w:rsidR="00585522" w:rsidRDefault="00D8650E">
    <w:pPr>
      <w:pStyle w:val="ae"/>
      <w:framePr w:wrap="around" w:vAnchor="text" w:hAnchor="margin" w:xAlign="right" w:y="1"/>
      <w:rPr>
        <w:rStyle w:val="af9"/>
        <w:rFonts w:ascii="Linux Biolinum" w:hAnsi="Linux Biolinum" w:cs="Linux Biolinum"/>
      </w:rPr>
    </w:pPr>
    <w:r>
      <w:rPr>
        <w:rStyle w:val="af9"/>
        <w:rFonts w:ascii="Linux Biolinum" w:hAnsi="Linux Biolinum" w:cs="Linux Biolinum"/>
      </w:rPr>
      <w:fldChar w:fldCharType="begin"/>
    </w:r>
    <w:r>
      <w:rPr>
        <w:rStyle w:val="af9"/>
        <w:rFonts w:ascii="Linux Biolinum" w:hAnsi="Linux Biolinum" w:cs="Linux Biolinum"/>
      </w:rPr>
      <w:instrText xml:space="preserve">PAGE  </w:instrText>
    </w:r>
    <w:r>
      <w:rPr>
        <w:rStyle w:val="af9"/>
        <w:rFonts w:ascii="Linux Biolinum" w:hAnsi="Linux Biolinum" w:cs="Linux Biolinum"/>
      </w:rPr>
      <w:fldChar w:fldCharType="separate"/>
    </w:r>
    <w:r w:rsidR="0006313B">
      <w:rPr>
        <w:rStyle w:val="af9"/>
        <w:rFonts w:ascii="Linux Biolinum" w:hAnsi="Linux Biolinum" w:cs="Linux Biolinum"/>
        <w:noProof/>
      </w:rPr>
      <w:t>3</w:t>
    </w:r>
    <w:r>
      <w:rPr>
        <w:rStyle w:val="af9"/>
        <w:rFonts w:ascii="Linux Biolinum" w:hAnsi="Linux Biolinum" w:cs="Linux Biolinum"/>
      </w:rPr>
      <w:fldChar w:fldCharType="end"/>
    </w:r>
  </w:p>
  <w:p w14:paraId="00FE03FC" w14:textId="77777777" w:rsidR="00585522" w:rsidRDefault="00585522">
    <w:pPr>
      <w:pStyle w:val="ae"/>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63B031" w14:textId="77777777" w:rsidR="005456DC" w:rsidRDefault="005456DC">
      <w:r>
        <w:separator/>
      </w:r>
    </w:p>
  </w:footnote>
  <w:footnote w:type="continuationSeparator" w:id="0">
    <w:p w14:paraId="10502C49" w14:textId="77777777" w:rsidR="005456DC" w:rsidRDefault="005456D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96" w:type="dxa"/>
      <w:tblLayout w:type="fixed"/>
      <w:tblLook w:val="04A0" w:firstRow="1" w:lastRow="0" w:firstColumn="1" w:lastColumn="0" w:noHBand="0" w:noVBand="1"/>
    </w:tblPr>
    <w:tblGrid>
      <w:gridCol w:w="5148"/>
      <w:gridCol w:w="5148"/>
    </w:tblGrid>
    <w:tr w:rsidR="00585522" w14:paraId="7826D590" w14:textId="77777777">
      <w:tc>
        <w:tcPr>
          <w:tcW w:w="5148" w:type="dxa"/>
          <w:vAlign w:val="center"/>
        </w:tcPr>
        <w:p w14:paraId="7BB7B218" w14:textId="77777777" w:rsidR="00585522" w:rsidRDefault="00D8650E">
          <w:pPr>
            <w:pStyle w:val="af0"/>
            <w:tabs>
              <w:tab w:val="clear" w:pos="4320"/>
              <w:tab w:val="clear" w:pos="8640"/>
            </w:tabs>
            <w:rPr>
              <w:rFonts w:ascii="Linux Biolinum" w:eastAsia="宋体" w:hAnsi="Linux Biolinum" w:cs="Linux Biolinum"/>
            </w:rPr>
          </w:pPr>
          <w:r>
            <w:rPr>
              <w:rFonts w:ascii="Linux Biolinum" w:eastAsia="宋体" w:hAnsi="Linux Biolinum" w:cs="Linux Biolinum" w:hint="eastAsia"/>
            </w:rPr>
            <w:t>Online Quiz with Facial Recognition</w:t>
          </w:r>
        </w:p>
      </w:tc>
      <w:tc>
        <w:tcPr>
          <w:tcW w:w="5148" w:type="dxa"/>
          <w:vAlign w:val="center"/>
        </w:tcPr>
        <w:p w14:paraId="51384E76" w14:textId="77777777" w:rsidR="00585522" w:rsidRDefault="00D8650E">
          <w:pPr>
            <w:pStyle w:val="af0"/>
            <w:tabs>
              <w:tab w:val="clear" w:pos="4320"/>
              <w:tab w:val="clear" w:pos="8640"/>
            </w:tabs>
            <w:wordWrap w:val="0"/>
            <w:jc w:val="right"/>
            <w:rPr>
              <w:rFonts w:ascii="Linux Biolinum" w:eastAsia="宋体" w:hAnsi="Linux Biolinum" w:cs="Linux Biolinum"/>
            </w:rPr>
          </w:pPr>
          <w:r>
            <w:rPr>
              <w:rFonts w:ascii="Linux Biolinum" w:eastAsia="宋体" w:hAnsi="Linux Biolinum" w:cs="Linux Biolinum" w:hint="eastAsia"/>
            </w:rPr>
            <w:t>University of Windsor</w:t>
          </w:r>
        </w:p>
      </w:tc>
    </w:tr>
  </w:tbl>
  <w:p w14:paraId="04DBE735" w14:textId="77777777" w:rsidR="00585522" w:rsidRDefault="00585522">
    <w:pPr>
      <w:pStyle w:val="af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96" w:type="dxa"/>
      <w:tblLayout w:type="fixed"/>
      <w:tblLook w:val="04A0" w:firstRow="1" w:lastRow="0" w:firstColumn="1" w:lastColumn="0" w:noHBand="0" w:noVBand="1"/>
    </w:tblPr>
    <w:tblGrid>
      <w:gridCol w:w="5148"/>
      <w:gridCol w:w="5148"/>
    </w:tblGrid>
    <w:tr w:rsidR="00585522" w14:paraId="782F42FA" w14:textId="77777777">
      <w:tc>
        <w:tcPr>
          <w:tcW w:w="5148" w:type="dxa"/>
          <w:vAlign w:val="center"/>
        </w:tcPr>
        <w:p w14:paraId="05BDC467" w14:textId="77777777" w:rsidR="00585522" w:rsidRDefault="00D8650E">
          <w:pPr>
            <w:pStyle w:val="af0"/>
            <w:tabs>
              <w:tab w:val="clear" w:pos="4320"/>
              <w:tab w:val="clear" w:pos="8640"/>
            </w:tabs>
            <w:rPr>
              <w:rFonts w:ascii="Linux Biolinum" w:hAnsi="Linux Biolinum" w:cs="Linux Biolinum"/>
            </w:rPr>
          </w:pPr>
          <w:r>
            <w:rPr>
              <w:rFonts w:ascii="Linux Biolinum" w:eastAsia="宋体" w:hAnsi="Linux Biolinum" w:cs="Linux Biolinum" w:hint="eastAsia"/>
            </w:rPr>
            <w:t>Online Quiz with Facial Recognition</w:t>
          </w:r>
        </w:p>
      </w:tc>
      <w:tc>
        <w:tcPr>
          <w:tcW w:w="5148" w:type="dxa"/>
          <w:vAlign w:val="center"/>
        </w:tcPr>
        <w:p w14:paraId="5C245073" w14:textId="77777777" w:rsidR="00585522" w:rsidRDefault="00D8650E">
          <w:pPr>
            <w:pStyle w:val="af0"/>
            <w:tabs>
              <w:tab w:val="clear" w:pos="4320"/>
              <w:tab w:val="clear" w:pos="8640"/>
            </w:tabs>
            <w:wordWrap w:val="0"/>
            <w:jc w:val="right"/>
            <w:rPr>
              <w:rFonts w:ascii="Linux Biolinum" w:hAnsi="Linux Biolinum" w:cs="Linux Biolinum"/>
            </w:rPr>
          </w:pPr>
          <w:r>
            <w:rPr>
              <w:rFonts w:ascii="Linux Biolinum" w:eastAsia="宋体" w:hAnsi="Linux Biolinum" w:cs="Linux Biolinum" w:hint="eastAsia"/>
            </w:rPr>
            <w:t>University of Windsor</w:t>
          </w:r>
        </w:p>
      </w:tc>
    </w:tr>
  </w:tbl>
  <w:p w14:paraId="4829615D" w14:textId="77777777" w:rsidR="00585522" w:rsidRDefault="00585522">
    <w:pPr>
      <w:pStyle w:val="af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E5D2E"/>
    <w:multiLevelType w:val="multilevel"/>
    <w:tmpl w:val="0C7E5D2E"/>
    <w:lvl w:ilvl="0">
      <w:start w:val="1"/>
      <w:numFmt w:val="none"/>
      <w:pStyle w:val="SIGPLANAcknowledgmentsheading"/>
      <w:lvlText w:val="Acknowledgments"/>
      <w:lvlJc w:val="left"/>
      <w:pPr>
        <w:tabs>
          <w:tab w:val="left" w:pos="0"/>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nsid w:val="2D170EA7"/>
    <w:multiLevelType w:val="multilevel"/>
    <w:tmpl w:val="2D170EA7"/>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440"/>
        </w:tabs>
        <w:ind w:left="1440" w:hanging="144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800"/>
        </w:tabs>
        <w:ind w:left="1800" w:hanging="1800"/>
      </w:pPr>
      <w:rPr>
        <w:rFonts w:hint="default"/>
      </w:rPr>
    </w:lvl>
  </w:abstractNum>
  <w:abstractNum w:abstractNumId="2">
    <w:nsid w:val="3FC406E1"/>
    <w:multiLevelType w:val="multilevel"/>
    <w:tmpl w:val="3FC406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6876897"/>
    <w:multiLevelType w:val="multilevel"/>
    <w:tmpl w:val="46876897"/>
    <w:lvl w:ilvl="0">
      <w:start w:val="1"/>
      <w:numFmt w:val="none"/>
      <w:pStyle w:val="SIGPLANAppendixheading"/>
      <w:lvlText w:val="Appendix"/>
      <w:lvlJc w:val="left"/>
      <w:pPr>
        <w:tabs>
          <w:tab w:val="left" w:pos="0"/>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
    <w:nsid w:val="6204797A"/>
    <w:multiLevelType w:val="multilevel"/>
    <w:tmpl w:val="6204797A"/>
    <w:lvl w:ilvl="0">
      <w:start w:val="1"/>
      <w:numFmt w:val="none"/>
      <w:pStyle w:val="SIGPLANReferencesheading"/>
      <w:lvlText w:val="References"/>
      <w:lvlJc w:val="left"/>
      <w:pPr>
        <w:tabs>
          <w:tab w:val="left" w:pos="0"/>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
    <w:nsid w:val="6B8E7CF9"/>
    <w:multiLevelType w:val="multilevel"/>
    <w:tmpl w:val="6B8E7CF9"/>
    <w:lvl w:ilvl="0">
      <w:start w:val="1"/>
      <w:numFmt w:val="none"/>
      <w:pStyle w:val="SIGPLANAbstractheading"/>
      <w:lvlText w:val="Abstract"/>
      <w:lvlJc w:val="left"/>
      <w:pPr>
        <w:tabs>
          <w:tab w:val="left" w:pos="0"/>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nsid w:val="799051AC"/>
    <w:multiLevelType w:val="multilevel"/>
    <w:tmpl w:val="799051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num w:numId="1">
    <w:abstractNumId w:val="6"/>
  </w:num>
  <w:num w:numId="2">
    <w:abstractNumId w:val="1"/>
  </w:num>
  <w:num w:numId="3">
    <w:abstractNumId w:val="0"/>
  </w:num>
  <w:num w:numId="4">
    <w:abstractNumId w:val="5"/>
  </w:num>
  <w:num w:numId="5">
    <w:abstractNumId w:val="3"/>
  </w:num>
  <w:num w:numId="6">
    <w:abstractNumId w:val="4"/>
  </w:num>
  <w:num w:numId="7">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iyang Yun">
    <w15:presenceInfo w15:providerId="None" w15:userId="Haiyang Y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spelling="clean" w:grammar="clean"/>
  <w:linkStyles/>
  <w:defaultTabStop w:val="708"/>
  <w:hyphenationZone w:val="283"/>
  <w:evenAndOddHeaders/>
  <w:noPunctuationKerning/>
  <w:characterSpacingControl w:val="doNotCompress"/>
  <w:footnotePr>
    <w:footnote w:id="-1"/>
    <w:footnote w:id="0"/>
  </w:footnotePr>
  <w:endnotePr>
    <w:numFmt w:val="decimal"/>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MyM7C0NDcxsTQ1MbJQ0lEKTi0uzszPAykwrgUAnhC8giwAAAA="/>
  </w:docVars>
  <w:rsids>
    <w:rsidRoot w:val="00870588"/>
    <w:rsid w:val="00000A8D"/>
    <w:rsid w:val="00000EF0"/>
    <w:rsid w:val="00003054"/>
    <w:rsid w:val="00004201"/>
    <w:rsid w:val="000044FA"/>
    <w:rsid w:val="00006511"/>
    <w:rsid w:val="000066AF"/>
    <w:rsid w:val="000070DA"/>
    <w:rsid w:val="00007C21"/>
    <w:rsid w:val="00007C69"/>
    <w:rsid w:val="00007E7C"/>
    <w:rsid w:val="00012675"/>
    <w:rsid w:val="00012676"/>
    <w:rsid w:val="00012C05"/>
    <w:rsid w:val="00012D5F"/>
    <w:rsid w:val="00013BE7"/>
    <w:rsid w:val="00014137"/>
    <w:rsid w:val="00014CEA"/>
    <w:rsid w:val="000164FE"/>
    <w:rsid w:val="000174F2"/>
    <w:rsid w:val="00017FF0"/>
    <w:rsid w:val="0002024A"/>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313B"/>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09"/>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0C4"/>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386C"/>
    <w:rsid w:val="0011416E"/>
    <w:rsid w:val="001160F4"/>
    <w:rsid w:val="00116991"/>
    <w:rsid w:val="00116CA1"/>
    <w:rsid w:val="00116F24"/>
    <w:rsid w:val="00120ADE"/>
    <w:rsid w:val="001215EB"/>
    <w:rsid w:val="00121DD0"/>
    <w:rsid w:val="001220FD"/>
    <w:rsid w:val="001230CD"/>
    <w:rsid w:val="001233C4"/>
    <w:rsid w:val="00123B69"/>
    <w:rsid w:val="00123E65"/>
    <w:rsid w:val="00124293"/>
    <w:rsid w:val="00124F8E"/>
    <w:rsid w:val="001255D7"/>
    <w:rsid w:val="00125E38"/>
    <w:rsid w:val="0012651A"/>
    <w:rsid w:val="001270C8"/>
    <w:rsid w:val="00127107"/>
    <w:rsid w:val="001278ED"/>
    <w:rsid w:val="00127CF1"/>
    <w:rsid w:val="0013076B"/>
    <w:rsid w:val="001350DC"/>
    <w:rsid w:val="0013680B"/>
    <w:rsid w:val="00137187"/>
    <w:rsid w:val="00140395"/>
    <w:rsid w:val="0014061A"/>
    <w:rsid w:val="00141063"/>
    <w:rsid w:val="001410BE"/>
    <w:rsid w:val="00141362"/>
    <w:rsid w:val="00141508"/>
    <w:rsid w:val="00142BCC"/>
    <w:rsid w:val="001434EE"/>
    <w:rsid w:val="0014389F"/>
    <w:rsid w:val="00144FC3"/>
    <w:rsid w:val="00145D7A"/>
    <w:rsid w:val="001460AF"/>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6C71"/>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3C7E"/>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5DDB"/>
    <w:rsid w:val="001C6110"/>
    <w:rsid w:val="001C6526"/>
    <w:rsid w:val="001C68AB"/>
    <w:rsid w:val="001C704F"/>
    <w:rsid w:val="001C75E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382"/>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2A61"/>
    <w:rsid w:val="00243BC7"/>
    <w:rsid w:val="00243D33"/>
    <w:rsid w:val="00246A01"/>
    <w:rsid w:val="00246F8E"/>
    <w:rsid w:val="00253E69"/>
    <w:rsid w:val="002548BF"/>
    <w:rsid w:val="00254AB8"/>
    <w:rsid w:val="002550F9"/>
    <w:rsid w:val="002575AC"/>
    <w:rsid w:val="00257A82"/>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19A7"/>
    <w:rsid w:val="0029246F"/>
    <w:rsid w:val="002942DE"/>
    <w:rsid w:val="002943E1"/>
    <w:rsid w:val="002944AD"/>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25A6"/>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4C5"/>
    <w:rsid w:val="0030745D"/>
    <w:rsid w:val="00310313"/>
    <w:rsid w:val="003105E2"/>
    <w:rsid w:val="00312A6C"/>
    <w:rsid w:val="0031311B"/>
    <w:rsid w:val="00313D82"/>
    <w:rsid w:val="00320A65"/>
    <w:rsid w:val="0032310D"/>
    <w:rsid w:val="003232A0"/>
    <w:rsid w:val="00323619"/>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030"/>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679AE"/>
    <w:rsid w:val="0037127D"/>
    <w:rsid w:val="00372353"/>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8B1"/>
    <w:rsid w:val="003A7D21"/>
    <w:rsid w:val="003A7F99"/>
    <w:rsid w:val="003B00F1"/>
    <w:rsid w:val="003B24AE"/>
    <w:rsid w:val="003B2A16"/>
    <w:rsid w:val="003B3A32"/>
    <w:rsid w:val="003B406A"/>
    <w:rsid w:val="003B4B5C"/>
    <w:rsid w:val="003B59D1"/>
    <w:rsid w:val="003B6271"/>
    <w:rsid w:val="003B6D8B"/>
    <w:rsid w:val="003C1689"/>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18FC"/>
    <w:rsid w:val="004022BA"/>
    <w:rsid w:val="00404124"/>
    <w:rsid w:val="004049AF"/>
    <w:rsid w:val="00404BC3"/>
    <w:rsid w:val="0040520C"/>
    <w:rsid w:val="004057BA"/>
    <w:rsid w:val="00405B5E"/>
    <w:rsid w:val="0041043E"/>
    <w:rsid w:val="00412D91"/>
    <w:rsid w:val="004141C1"/>
    <w:rsid w:val="004146B8"/>
    <w:rsid w:val="00414F70"/>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576"/>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57"/>
    <w:rsid w:val="004553AB"/>
    <w:rsid w:val="00456E2A"/>
    <w:rsid w:val="00457120"/>
    <w:rsid w:val="004572B7"/>
    <w:rsid w:val="00457316"/>
    <w:rsid w:val="00461EE9"/>
    <w:rsid w:val="004633C3"/>
    <w:rsid w:val="00463832"/>
    <w:rsid w:val="00463CE6"/>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595"/>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3A2"/>
    <w:rsid w:val="004F19AB"/>
    <w:rsid w:val="004F1A43"/>
    <w:rsid w:val="004F1F86"/>
    <w:rsid w:val="004F5AA8"/>
    <w:rsid w:val="004F5E42"/>
    <w:rsid w:val="004F7D1C"/>
    <w:rsid w:val="00500662"/>
    <w:rsid w:val="00501925"/>
    <w:rsid w:val="005025CA"/>
    <w:rsid w:val="005026B2"/>
    <w:rsid w:val="0050314D"/>
    <w:rsid w:val="0050349C"/>
    <w:rsid w:val="00504115"/>
    <w:rsid w:val="00504925"/>
    <w:rsid w:val="005053F9"/>
    <w:rsid w:val="00505618"/>
    <w:rsid w:val="005065C9"/>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DD9"/>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56D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522"/>
    <w:rsid w:val="0058579A"/>
    <w:rsid w:val="00586682"/>
    <w:rsid w:val="00586D92"/>
    <w:rsid w:val="00587150"/>
    <w:rsid w:val="00587DDC"/>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A7B"/>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18B4"/>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00F"/>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1F50"/>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92A"/>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6A1A"/>
    <w:rsid w:val="00697737"/>
    <w:rsid w:val="006A08C8"/>
    <w:rsid w:val="006A149E"/>
    <w:rsid w:val="006A223C"/>
    <w:rsid w:val="006A2831"/>
    <w:rsid w:val="006A2E0D"/>
    <w:rsid w:val="006A37A6"/>
    <w:rsid w:val="006A4A0A"/>
    <w:rsid w:val="006A4A5F"/>
    <w:rsid w:val="006A4C31"/>
    <w:rsid w:val="006A5D93"/>
    <w:rsid w:val="006A6B74"/>
    <w:rsid w:val="006A6D2D"/>
    <w:rsid w:val="006A6F39"/>
    <w:rsid w:val="006A6FCD"/>
    <w:rsid w:val="006A7D1A"/>
    <w:rsid w:val="006A7F2A"/>
    <w:rsid w:val="006B0EE0"/>
    <w:rsid w:val="006B3090"/>
    <w:rsid w:val="006B3EBA"/>
    <w:rsid w:val="006B42BC"/>
    <w:rsid w:val="006B5FB6"/>
    <w:rsid w:val="006B6982"/>
    <w:rsid w:val="006B740A"/>
    <w:rsid w:val="006B7F63"/>
    <w:rsid w:val="006C0A3E"/>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1652"/>
    <w:rsid w:val="006D218F"/>
    <w:rsid w:val="006D23BA"/>
    <w:rsid w:val="006D38F3"/>
    <w:rsid w:val="006D4239"/>
    <w:rsid w:val="006D44F6"/>
    <w:rsid w:val="006D59E7"/>
    <w:rsid w:val="006D68B6"/>
    <w:rsid w:val="006D7F3E"/>
    <w:rsid w:val="006E044F"/>
    <w:rsid w:val="006E3954"/>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66F7"/>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6FD"/>
    <w:rsid w:val="00743AB0"/>
    <w:rsid w:val="00743E12"/>
    <w:rsid w:val="007453A9"/>
    <w:rsid w:val="00751881"/>
    <w:rsid w:val="007518C3"/>
    <w:rsid w:val="00751999"/>
    <w:rsid w:val="00752831"/>
    <w:rsid w:val="007536A4"/>
    <w:rsid w:val="007538E9"/>
    <w:rsid w:val="00753C77"/>
    <w:rsid w:val="00754B24"/>
    <w:rsid w:val="00756032"/>
    <w:rsid w:val="007565A6"/>
    <w:rsid w:val="00756D68"/>
    <w:rsid w:val="00757133"/>
    <w:rsid w:val="0075728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5437"/>
    <w:rsid w:val="007A6537"/>
    <w:rsid w:val="007A7403"/>
    <w:rsid w:val="007A78A9"/>
    <w:rsid w:val="007B147E"/>
    <w:rsid w:val="007B1E58"/>
    <w:rsid w:val="007B2E82"/>
    <w:rsid w:val="007B41BC"/>
    <w:rsid w:val="007B47D5"/>
    <w:rsid w:val="007B5B7D"/>
    <w:rsid w:val="007B6C6A"/>
    <w:rsid w:val="007B7056"/>
    <w:rsid w:val="007C03E9"/>
    <w:rsid w:val="007C05FA"/>
    <w:rsid w:val="007C1527"/>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9A4"/>
    <w:rsid w:val="007D6F0F"/>
    <w:rsid w:val="007D7294"/>
    <w:rsid w:val="007D78A2"/>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17F1"/>
    <w:rsid w:val="0080275E"/>
    <w:rsid w:val="0080334B"/>
    <w:rsid w:val="00803377"/>
    <w:rsid w:val="00806337"/>
    <w:rsid w:val="00806703"/>
    <w:rsid w:val="008069DD"/>
    <w:rsid w:val="00807284"/>
    <w:rsid w:val="00807716"/>
    <w:rsid w:val="00811CA4"/>
    <w:rsid w:val="0081219D"/>
    <w:rsid w:val="00812298"/>
    <w:rsid w:val="00812A17"/>
    <w:rsid w:val="00812A58"/>
    <w:rsid w:val="00812DAA"/>
    <w:rsid w:val="00812EC0"/>
    <w:rsid w:val="00815B83"/>
    <w:rsid w:val="00815FA3"/>
    <w:rsid w:val="00816472"/>
    <w:rsid w:val="00816B82"/>
    <w:rsid w:val="0082012C"/>
    <w:rsid w:val="00820257"/>
    <w:rsid w:val="00820FEF"/>
    <w:rsid w:val="00822756"/>
    <w:rsid w:val="0082292C"/>
    <w:rsid w:val="00824EEB"/>
    <w:rsid w:val="00824FC4"/>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38E8"/>
    <w:rsid w:val="00873905"/>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5F98"/>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2FB"/>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2E5B"/>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18C4"/>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4A34"/>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02B3"/>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4E3D"/>
    <w:rsid w:val="009A57CE"/>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865"/>
    <w:rsid w:val="009C49DD"/>
    <w:rsid w:val="009C5045"/>
    <w:rsid w:val="009C630A"/>
    <w:rsid w:val="009C6384"/>
    <w:rsid w:val="009D0B79"/>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AB8"/>
    <w:rsid w:val="00A41C5E"/>
    <w:rsid w:val="00A4216B"/>
    <w:rsid w:val="00A42362"/>
    <w:rsid w:val="00A42708"/>
    <w:rsid w:val="00A43693"/>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291"/>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1810"/>
    <w:rsid w:val="00B42DAA"/>
    <w:rsid w:val="00B43DEC"/>
    <w:rsid w:val="00B44475"/>
    <w:rsid w:val="00B45761"/>
    <w:rsid w:val="00B46DEF"/>
    <w:rsid w:val="00B50721"/>
    <w:rsid w:val="00B516F9"/>
    <w:rsid w:val="00B51FF1"/>
    <w:rsid w:val="00B52730"/>
    <w:rsid w:val="00B54020"/>
    <w:rsid w:val="00B5432A"/>
    <w:rsid w:val="00B54359"/>
    <w:rsid w:val="00B5618D"/>
    <w:rsid w:val="00B5731D"/>
    <w:rsid w:val="00B5741A"/>
    <w:rsid w:val="00B62815"/>
    <w:rsid w:val="00B64914"/>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A5B"/>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57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06548"/>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2CD"/>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881"/>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6FEB"/>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02A9"/>
    <w:rsid w:val="00D01D50"/>
    <w:rsid w:val="00D032ED"/>
    <w:rsid w:val="00D03D6F"/>
    <w:rsid w:val="00D03DD0"/>
    <w:rsid w:val="00D03FC5"/>
    <w:rsid w:val="00D04CF9"/>
    <w:rsid w:val="00D054DC"/>
    <w:rsid w:val="00D065AF"/>
    <w:rsid w:val="00D06F64"/>
    <w:rsid w:val="00D10370"/>
    <w:rsid w:val="00D10847"/>
    <w:rsid w:val="00D11E87"/>
    <w:rsid w:val="00D12A81"/>
    <w:rsid w:val="00D138D2"/>
    <w:rsid w:val="00D14237"/>
    <w:rsid w:val="00D1559F"/>
    <w:rsid w:val="00D15736"/>
    <w:rsid w:val="00D16BF5"/>
    <w:rsid w:val="00D16DA4"/>
    <w:rsid w:val="00D16EBB"/>
    <w:rsid w:val="00D17737"/>
    <w:rsid w:val="00D17F78"/>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3C92"/>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650E"/>
    <w:rsid w:val="00D874D3"/>
    <w:rsid w:val="00D87C64"/>
    <w:rsid w:val="00D90B4E"/>
    <w:rsid w:val="00D912E6"/>
    <w:rsid w:val="00D938E2"/>
    <w:rsid w:val="00D93FBE"/>
    <w:rsid w:val="00D94AE8"/>
    <w:rsid w:val="00D9534F"/>
    <w:rsid w:val="00D9582C"/>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13FC"/>
    <w:rsid w:val="00E23368"/>
    <w:rsid w:val="00E255BA"/>
    <w:rsid w:val="00E3003B"/>
    <w:rsid w:val="00E31121"/>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417"/>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3F9"/>
    <w:rsid w:val="00E8269D"/>
    <w:rsid w:val="00E82E34"/>
    <w:rsid w:val="00E83BE8"/>
    <w:rsid w:val="00E8475B"/>
    <w:rsid w:val="00E85659"/>
    <w:rsid w:val="00E856AC"/>
    <w:rsid w:val="00E8622C"/>
    <w:rsid w:val="00E90327"/>
    <w:rsid w:val="00E9044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B7796"/>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48A8"/>
    <w:rsid w:val="00ED5166"/>
    <w:rsid w:val="00ED54D5"/>
    <w:rsid w:val="00ED62AA"/>
    <w:rsid w:val="00ED6616"/>
    <w:rsid w:val="00ED6FB6"/>
    <w:rsid w:val="00ED7B1F"/>
    <w:rsid w:val="00ED7C54"/>
    <w:rsid w:val="00ED7D4F"/>
    <w:rsid w:val="00EE11D8"/>
    <w:rsid w:val="00EE19C1"/>
    <w:rsid w:val="00EE1F97"/>
    <w:rsid w:val="00EE209B"/>
    <w:rsid w:val="00EE28D6"/>
    <w:rsid w:val="00EE2F32"/>
    <w:rsid w:val="00EE3938"/>
    <w:rsid w:val="00EE462B"/>
    <w:rsid w:val="00EE46BE"/>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1B8F"/>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3D68"/>
    <w:rsid w:val="00FB51B6"/>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1C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 w:val="02C16A6F"/>
    <w:rsid w:val="037D7F9F"/>
    <w:rsid w:val="05F20AA5"/>
    <w:rsid w:val="0C883577"/>
    <w:rsid w:val="2E7D7C88"/>
    <w:rsid w:val="384F47BA"/>
    <w:rsid w:val="3F5C70E0"/>
    <w:rsid w:val="417309C9"/>
    <w:rsid w:val="4C5771C9"/>
    <w:rsid w:val="6349475C"/>
    <w:rsid w:val="639441F4"/>
  </w:rsids>
  <m:mathPr>
    <m:mathFont m:val="Cambria Math"/>
    <m:brkBin m:val="before"/>
    <m:brkBinSub m:val="--"/>
    <m:smallFrac m:val="0"/>
    <m:dispDef/>
    <m:lMargin m:val="0"/>
    <m:rMargin m:val="0"/>
    <m:defJc m:val="centerGroup"/>
    <m:wrapIndent m:val="1440"/>
    <m:intLim m:val="subSup"/>
    <m:naryLim m:val="undOvr"/>
  </m:mathPr>
  <w:themeFontLang w:val="it-IT"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EB268A"/>
  <w15:docId w15:val="{509F22AE-87C4-4B93-8BD1-4FC847C10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80">
    <w:lsdException w:name="Normal" w:qFormat="1"/>
    <w:lsdException w:name="heading 1" w:locked="1" w:uiPriority="9" w:qFormat="1"/>
    <w:lsdException w:name="heading 2" w:locked="1" w:uiPriority="9" w:unhideWhenUsed="1" w:qFormat="1"/>
    <w:lsdException w:name="heading 3" w:locked="1" w:uiPriority="9" w:unhideWhenUsed="1" w:qFormat="1"/>
    <w:lsdException w:name="heading 4" w:locked="1" w:uiPriority="9" w:unhideWhenUsed="1" w:qFormat="1"/>
    <w:lsdException w:name="heading 5" w:locked="1" w:uiPriority="9" w:unhideWhenUsed="1" w:qFormat="1"/>
    <w:lsdException w:name="heading 6" w:locked="1" w:unhideWhenUsed="1" w:qFormat="1"/>
    <w:lsdException w:name="heading 7" w:locked="1" w:unhideWhenUsed="1" w:qFormat="1"/>
    <w:lsdException w:name="heading 8" w:locked="1" w:unhideWhenUsed="1" w:qFormat="1"/>
    <w:lsdException w:name="heading 9" w:locked="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note text" w:qFormat="1"/>
    <w:lsdException w:name="annotation text" w:qFormat="1"/>
    <w:lsdException w:name="header" w:semiHidden="1" w:qFormat="1"/>
    <w:lsdException w:name="footer" w:qFormat="1"/>
    <w:lsdException w:name="caption" w:locked="1" w:uiPriority="35" w:unhideWhenUsed="1" w:qFormat="1"/>
    <w:lsdException w:name="footnote reference" w:uiPriority="99" w:unhideWhenUsed="1" w:qFormat="1"/>
    <w:lsdException w:name="annotation reference" w:qFormat="1"/>
    <w:lsdException w:name="line number" w:uiPriority="99" w:unhideWhenUsed="1" w:qFormat="1"/>
    <w:lsdException w:name="page number" w:uiPriority="99" w:unhideWhenUsed="1" w:qFormat="1"/>
    <w:lsdException w:name="endnote reference" w:uiPriority="99" w:unhideWhenUsed="1" w:qFormat="1"/>
    <w:lsdException w:name="endnote text" w:uiPriority="99" w:unhideWhenUsed="1" w:qFormat="1"/>
    <w:lsdException w:name="Title" w:locked="1" w:qFormat="1"/>
    <w:lsdException w:name="Default Paragraph Font" w:semiHidden="1" w:uiPriority="1" w:unhideWhenUsed="1"/>
    <w:lsdException w:name="Subtitle" w:locked="1" w:uiPriority="11" w:qFormat="1"/>
    <w:lsdException w:name="Salutation" w:uiPriority="99" w:unhideWhenUsed="1" w:qFormat="1"/>
    <w:lsdException w:name="Hyperlink" w:uiPriority="99" w:unhideWhenUsed="1" w:qFormat="1"/>
    <w:lsdException w:name="FollowedHyperlink" w:uiPriority="99" w:unhideWhenUsed="1" w:qFormat="1"/>
    <w:lsdException w:name="Strong" w:locked="1" w:uiPriority="22" w:qFormat="1"/>
    <w:lsdException w:name="Emphasis" w:locked="1"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Typewriter"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locked="1"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7F78"/>
    <w:pPr>
      <w:widowControl w:val="0"/>
      <w:spacing w:after="0" w:line="240" w:lineRule="auto"/>
      <w:jc w:val="both"/>
    </w:pPr>
    <w:rPr>
      <w:rFonts w:asciiTheme="minorHAnsi" w:eastAsiaTheme="minorEastAsia" w:hAnsiTheme="minorHAnsi" w:cstheme="minorBidi"/>
      <w:kern w:val="2"/>
      <w:sz w:val="24"/>
      <w:szCs w:val="24"/>
    </w:rPr>
  </w:style>
  <w:style w:type="paragraph" w:styleId="1">
    <w:name w:val="heading 1"/>
    <w:basedOn w:val="a"/>
    <w:next w:val="a"/>
    <w:link w:val="10"/>
    <w:uiPriority w:val="9"/>
    <w:qFormat/>
    <w:lock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locked/>
    <w:pPr>
      <w:keepNext/>
      <w:keepLines/>
      <w:spacing w:before="200"/>
      <w:outlineLvl w:val="1"/>
    </w:pPr>
    <w:rPr>
      <w:rFonts w:asciiTheme="majorHAnsi" w:eastAsiaTheme="majorEastAsia" w:hAnsiTheme="majorHAnsi" w:cstheme="majorBidi"/>
      <w:b/>
      <w:bCs/>
      <w:color w:val="0070C0"/>
      <w:sz w:val="26"/>
      <w:szCs w:val="26"/>
    </w:rPr>
  </w:style>
  <w:style w:type="paragraph" w:styleId="3">
    <w:name w:val="heading 3"/>
    <w:basedOn w:val="a"/>
    <w:next w:val="a"/>
    <w:link w:val="30"/>
    <w:uiPriority w:val="9"/>
    <w:unhideWhenUsed/>
    <w:qFormat/>
    <w:locked/>
    <w:pPr>
      <w:keepNext/>
      <w:keepLines/>
      <w:spacing w:before="200"/>
      <w:outlineLvl w:val="2"/>
    </w:pPr>
    <w:rPr>
      <w:rFonts w:asciiTheme="majorHAnsi" w:eastAsiaTheme="majorEastAsia" w:hAnsiTheme="majorHAnsi" w:cstheme="majorBidi"/>
      <w:b/>
      <w:bCs/>
      <w:color w:val="943634" w:themeColor="accent2" w:themeShade="BF"/>
    </w:rPr>
  </w:style>
  <w:style w:type="paragraph" w:styleId="4">
    <w:name w:val="heading 4"/>
    <w:basedOn w:val="a"/>
    <w:next w:val="a"/>
    <w:link w:val="40"/>
    <w:uiPriority w:val="9"/>
    <w:unhideWhenUsed/>
    <w:qFormat/>
    <w:locke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
    <w:name w:val="heading 5"/>
    <w:basedOn w:val="a"/>
    <w:next w:val="a"/>
    <w:link w:val="50"/>
    <w:uiPriority w:val="9"/>
    <w:unhideWhenUsed/>
    <w:qFormat/>
    <w:locke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
    <w:next w:val="a"/>
    <w:link w:val="60"/>
    <w:unhideWhenUsed/>
    <w:qFormat/>
    <w:locked/>
    <w:pPr>
      <w:keepNext/>
      <w:numPr>
        <w:ilvl w:val="5"/>
        <w:numId w:val="1"/>
      </w:numPr>
      <w:spacing w:after="240"/>
      <w:outlineLvl w:val="5"/>
    </w:pPr>
    <w:rPr>
      <w:rFonts w:ascii="Times New Roman" w:eastAsia="Times New Roman" w:hAnsi="Times New Roman"/>
      <w:bCs/>
      <w:lang w:val="en-GB" w:bidi="ar-DZ"/>
    </w:rPr>
  </w:style>
  <w:style w:type="paragraph" w:styleId="7">
    <w:name w:val="heading 7"/>
    <w:basedOn w:val="a"/>
    <w:next w:val="a"/>
    <w:link w:val="70"/>
    <w:unhideWhenUsed/>
    <w:qFormat/>
    <w:locked/>
    <w:pPr>
      <w:keepNext/>
      <w:numPr>
        <w:ilvl w:val="6"/>
        <w:numId w:val="1"/>
      </w:numPr>
      <w:spacing w:after="240"/>
      <w:outlineLvl w:val="6"/>
    </w:pPr>
    <w:rPr>
      <w:rFonts w:ascii="Times New Roman" w:eastAsia="Times New Roman" w:hAnsi="Times New Roman"/>
      <w:b/>
      <w:lang w:val="en-GB" w:bidi="ar-DZ"/>
    </w:rPr>
  </w:style>
  <w:style w:type="paragraph" w:styleId="8">
    <w:name w:val="heading 8"/>
    <w:basedOn w:val="a"/>
    <w:next w:val="a"/>
    <w:link w:val="80"/>
    <w:unhideWhenUsed/>
    <w:qFormat/>
    <w:locked/>
    <w:pPr>
      <w:keepNext/>
      <w:numPr>
        <w:ilvl w:val="7"/>
        <w:numId w:val="1"/>
      </w:numPr>
      <w:spacing w:after="240"/>
      <w:outlineLvl w:val="7"/>
    </w:pPr>
    <w:rPr>
      <w:rFonts w:ascii="Times New Roman" w:eastAsia="Times New Roman" w:hAnsi="Times New Roman"/>
      <w:b/>
      <w:i/>
      <w:iCs/>
      <w:lang w:val="en-GB" w:bidi="ar-DZ"/>
    </w:rPr>
  </w:style>
  <w:style w:type="paragraph" w:styleId="9">
    <w:name w:val="heading 9"/>
    <w:basedOn w:val="a"/>
    <w:next w:val="a"/>
    <w:link w:val="90"/>
    <w:unhideWhenUsed/>
    <w:qFormat/>
    <w:locked/>
    <w:pPr>
      <w:keepNext/>
      <w:numPr>
        <w:ilvl w:val="8"/>
        <w:numId w:val="1"/>
      </w:numPr>
      <w:spacing w:after="240"/>
      <w:outlineLvl w:val="8"/>
    </w:pPr>
    <w:rPr>
      <w:rFonts w:ascii="Times New Roman" w:eastAsia="Times New Roman" w:hAnsi="Times New Roman" w:cs="Arial"/>
      <w:i/>
      <w:lang w:val="en-GB" w:bidi="ar-DZ"/>
    </w:rPr>
  </w:style>
  <w:style w:type="character" w:default="1" w:styleId="a0">
    <w:name w:val="Default Paragraph Font"/>
    <w:uiPriority w:val="1"/>
    <w:semiHidden/>
    <w:unhideWhenUsed/>
    <w:rsid w:val="00D17F78"/>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D17F78"/>
  </w:style>
  <w:style w:type="paragraph" w:styleId="a3">
    <w:name w:val="annotation subject"/>
    <w:basedOn w:val="a4"/>
    <w:next w:val="a4"/>
    <w:link w:val="a5"/>
    <w:qFormat/>
    <w:rPr>
      <w:b/>
      <w:bCs/>
    </w:rPr>
  </w:style>
  <w:style w:type="paragraph" w:styleId="a4">
    <w:name w:val="annotation text"/>
    <w:basedOn w:val="a"/>
    <w:link w:val="a6"/>
    <w:qFormat/>
    <w:rPr>
      <w:sz w:val="20"/>
    </w:rPr>
  </w:style>
  <w:style w:type="paragraph" w:styleId="a7">
    <w:name w:val="caption"/>
    <w:basedOn w:val="a"/>
    <w:next w:val="a"/>
    <w:uiPriority w:val="35"/>
    <w:unhideWhenUsed/>
    <w:qFormat/>
    <w:locked/>
    <w:rPr>
      <w:b/>
      <w:bCs/>
      <w:color w:val="4F81BD" w:themeColor="accent1"/>
      <w:szCs w:val="18"/>
    </w:rPr>
  </w:style>
  <w:style w:type="paragraph" w:styleId="a8">
    <w:name w:val="Salutation"/>
    <w:basedOn w:val="a"/>
    <w:next w:val="a"/>
    <w:link w:val="a9"/>
    <w:uiPriority w:val="99"/>
    <w:unhideWhenUsed/>
    <w:qFormat/>
  </w:style>
  <w:style w:type="paragraph" w:styleId="aa">
    <w:name w:val="endnote text"/>
    <w:basedOn w:val="a"/>
    <w:link w:val="ab"/>
    <w:uiPriority w:val="99"/>
    <w:unhideWhenUsed/>
    <w:qFormat/>
    <w:rPr>
      <w:sz w:val="20"/>
      <w:szCs w:val="20"/>
    </w:rPr>
  </w:style>
  <w:style w:type="paragraph" w:styleId="ac">
    <w:name w:val="Balloon Text"/>
    <w:basedOn w:val="a"/>
    <w:link w:val="ad"/>
    <w:semiHidden/>
    <w:qFormat/>
    <w:rPr>
      <w:rFonts w:ascii="Tahoma" w:hAnsi="Tahoma" w:cs="Tahoma"/>
      <w:sz w:val="16"/>
      <w:szCs w:val="16"/>
    </w:rPr>
  </w:style>
  <w:style w:type="paragraph" w:styleId="ae">
    <w:name w:val="footer"/>
    <w:basedOn w:val="a"/>
    <w:link w:val="af"/>
    <w:qFormat/>
    <w:pPr>
      <w:tabs>
        <w:tab w:val="center" w:pos="4320"/>
        <w:tab w:val="right" w:pos="8640"/>
      </w:tabs>
    </w:pPr>
  </w:style>
  <w:style w:type="paragraph" w:styleId="af0">
    <w:name w:val="header"/>
    <w:basedOn w:val="a"/>
    <w:link w:val="af1"/>
    <w:semiHidden/>
    <w:qFormat/>
    <w:pPr>
      <w:tabs>
        <w:tab w:val="center" w:pos="4320"/>
        <w:tab w:val="right" w:pos="8640"/>
      </w:tabs>
    </w:pPr>
  </w:style>
  <w:style w:type="paragraph" w:styleId="af2">
    <w:name w:val="Subtitle"/>
    <w:basedOn w:val="a"/>
    <w:next w:val="a"/>
    <w:link w:val="af3"/>
    <w:uiPriority w:val="11"/>
    <w:qFormat/>
    <w:locked/>
    <w:pPr>
      <w:spacing w:before="120" w:after="60"/>
      <w:jc w:val="center"/>
    </w:pPr>
    <w:rPr>
      <w:rFonts w:ascii="Linux Biolinum" w:eastAsiaTheme="majorEastAsia" w:hAnsi="Linux Biolinum" w:cstheme="majorBidi"/>
      <w:iCs/>
    </w:rPr>
  </w:style>
  <w:style w:type="paragraph" w:styleId="af4">
    <w:name w:val="footnote text"/>
    <w:basedOn w:val="a"/>
    <w:link w:val="af5"/>
    <w:qFormat/>
    <w:rPr>
      <w:sz w:val="14"/>
    </w:rPr>
  </w:style>
  <w:style w:type="paragraph" w:styleId="af6">
    <w:name w:val="Normal (Web)"/>
    <w:basedOn w:val="a"/>
    <w:uiPriority w:val="99"/>
    <w:unhideWhenUsed/>
    <w:qFormat/>
    <w:pPr>
      <w:spacing w:before="100" w:beforeAutospacing="1" w:after="100" w:afterAutospacing="1"/>
    </w:pPr>
    <w:rPr>
      <w:rFonts w:eastAsia="Times New Roman"/>
    </w:rPr>
  </w:style>
  <w:style w:type="character" w:styleId="af7">
    <w:name w:val="Strong"/>
    <w:basedOn w:val="a0"/>
    <w:uiPriority w:val="22"/>
    <w:qFormat/>
    <w:locked/>
    <w:rPr>
      <w:b/>
      <w:bCs/>
    </w:rPr>
  </w:style>
  <w:style w:type="character" w:styleId="af8">
    <w:name w:val="endnote reference"/>
    <w:basedOn w:val="a0"/>
    <w:uiPriority w:val="99"/>
    <w:unhideWhenUsed/>
    <w:qFormat/>
    <w:rPr>
      <w:vertAlign w:val="superscript"/>
    </w:rPr>
  </w:style>
  <w:style w:type="character" w:styleId="af9">
    <w:name w:val="page number"/>
    <w:basedOn w:val="a0"/>
    <w:uiPriority w:val="99"/>
    <w:unhideWhenUsed/>
    <w:qFormat/>
    <w:rPr>
      <w:rFonts w:ascii="Linux Libertine" w:hAnsi="Linux Libertine"/>
      <w:sz w:val="14"/>
    </w:rPr>
  </w:style>
  <w:style w:type="character" w:styleId="afa">
    <w:name w:val="FollowedHyperlink"/>
    <w:basedOn w:val="a0"/>
    <w:uiPriority w:val="99"/>
    <w:unhideWhenUsed/>
    <w:qFormat/>
    <w:rPr>
      <w:color w:val="800080" w:themeColor="followedHyperlink"/>
      <w:u w:val="single"/>
    </w:rPr>
  </w:style>
  <w:style w:type="character" w:styleId="afb">
    <w:name w:val="Emphasis"/>
    <w:uiPriority w:val="20"/>
    <w:qFormat/>
    <w:locked/>
    <w:rPr>
      <w:i/>
      <w:iCs/>
    </w:rPr>
  </w:style>
  <w:style w:type="character" w:styleId="afc">
    <w:name w:val="line number"/>
    <w:basedOn w:val="a0"/>
    <w:uiPriority w:val="99"/>
    <w:unhideWhenUsed/>
    <w:qFormat/>
    <w:rPr>
      <w:sz w:val="16"/>
    </w:rPr>
  </w:style>
  <w:style w:type="character" w:styleId="afd">
    <w:name w:val="Hyperlink"/>
    <w:basedOn w:val="a0"/>
    <w:uiPriority w:val="99"/>
    <w:unhideWhenUsed/>
    <w:qFormat/>
    <w:rPr>
      <w:color w:val="0000FF" w:themeColor="hyperlink"/>
      <w:u w:val="single"/>
    </w:rPr>
  </w:style>
  <w:style w:type="character" w:styleId="afe">
    <w:name w:val="annotation reference"/>
    <w:basedOn w:val="a0"/>
    <w:qFormat/>
    <w:rPr>
      <w:sz w:val="16"/>
      <w:szCs w:val="16"/>
    </w:rPr>
  </w:style>
  <w:style w:type="character" w:styleId="aff">
    <w:name w:val="footnote reference"/>
    <w:basedOn w:val="a0"/>
    <w:uiPriority w:val="99"/>
    <w:unhideWhenUsed/>
    <w:qFormat/>
    <w:rPr>
      <w:vertAlign w:val="superscript"/>
    </w:rPr>
  </w:style>
  <w:style w:type="table" w:styleId="aff0">
    <w:name w:val="Table Grid"/>
    <w:basedOn w:val="a1"/>
    <w:qFormat/>
    <w:locked/>
    <w:rPr>
      <w:rFonts w:eastAsia="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批注框文本字符"/>
    <w:basedOn w:val="a0"/>
    <w:link w:val="ac"/>
    <w:semiHidden/>
    <w:qFormat/>
    <w:locked/>
    <w:rPr>
      <w:rFonts w:ascii="Tahoma" w:eastAsiaTheme="minorHAnsi" w:hAnsi="Tahoma" w:cs="Tahoma"/>
      <w:sz w:val="16"/>
      <w:szCs w:val="16"/>
      <w:lang w:val="en-US" w:eastAsia="en-US"/>
    </w:rPr>
  </w:style>
  <w:style w:type="character" w:customStyle="1" w:styleId="af1">
    <w:name w:val="页眉字符"/>
    <w:basedOn w:val="a0"/>
    <w:link w:val="af0"/>
    <w:semiHidden/>
    <w:qFormat/>
    <w:locked/>
    <w:rPr>
      <w:rFonts w:ascii="Linux Libertine" w:eastAsiaTheme="minorHAnsi" w:hAnsi="Linux Libertine" w:cstheme="minorBidi"/>
      <w:sz w:val="18"/>
      <w:szCs w:val="22"/>
      <w:lang w:val="en-US" w:eastAsia="en-US"/>
    </w:rPr>
  </w:style>
  <w:style w:type="character" w:customStyle="1" w:styleId="af">
    <w:name w:val="页脚字符"/>
    <w:basedOn w:val="a0"/>
    <w:link w:val="ae"/>
    <w:qFormat/>
    <w:locked/>
    <w:rPr>
      <w:rFonts w:ascii="Linux Libertine" w:eastAsiaTheme="minorHAnsi" w:hAnsi="Linux Libertine" w:cstheme="minorBidi"/>
      <w:sz w:val="18"/>
      <w:szCs w:val="22"/>
      <w:lang w:val="en-US" w:eastAsia="en-US"/>
    </w:rPr>
  </w:style>
  <w:style w:type="character" w:customStyle="1" w:styleId="ab">
    <w:name w:val="尾注文本字符"/>
    <w:basedOn w:val="a0"/>
    <w:link w:val="aa"/>
    <w:uiPriority w:val="99"/>
    <w:qFormat/>
    <w:locked/>
    <w:rPr>
      <w:rFonts w:ascii="Linux Libertine" w:eastAsiaTheme="minorHAnsi" w:hAnsi="Linux Libertine" w:cstheme="minorBidi"/>
      <w:lang w:val="en-US" w:eastAsia="en-US"/>
    </w:rPr>
  </w:style>
  <w:style w:type="character" w:customStyle="1" w:styleId="databold">
    <w:name w:val="data_bold"/>
    <w:qFormat/>
  </w:style>
  <w:style w:type="character" w:customStyle="1" w:styleId="hps">
    <w:name w:val="hps"/>
    <w:qFormat/>
  </w:style>
  <w:style w:type="character" w:customStyle="1" w:styleId="volume">
    <w:name w:val="volume"/>
    <w:qFormat/>
  </w:style>
  <w:style w:type="character" w:customStyle="1" w:styleId="page">
    <w:name w:val="page"/>
    <w:qFormat/>
  </w:style>
  <w:style w:type="character" w:customStyle="1" w:styleId="shorttext">
    <w:name w:val="short_text"/>
    <w:qFormat/>
  </w:style>
  <w:style w:type="paragraph" w:customStyle="1" w:styleId="Sfondoacolori-Colore11">
    <w:name w:val="Sfondo a colori - Colore 11"/>
    <w:hidden/>
    <w:uiPriority w:val="99"/>
    <w:semiHidden/>
    <w:qFormat/>
    <w:rPr>
      <w:rFonts w:eastAsia="PMingLiU"/>
      <w:sz w:val="24"/>
      <w:szCs w:val="24"/>
      <w:lang w:val="it-IT" w:eastAsia="it-IT"/>
    </w:rPr>
  </w:style>
  <w:style w:type="character" w:customStyle="1" w:styleId="a6">
    <w:name w:val="批注文字字符"/>
    <w:basedOn w:val="a0"/>
    <w:link w:val="a4"/>
    <w:qFormat/>
    <w:rPr>
      <w:rFonts w:ascii="Linux Libertine" w:eastAsiaTheme="minorHAnsi" w:hAnsi="Linux Libertine" w:cstheme="minorBidi"/>
      <w:szCs w:val="22"/>
      <w:lang w:val="en-US" w:eastAsia="en-US"/>
    </w:rPr>
  </w:style>
  <w:style w:type="character" w:customStyle="1" w:styleId="a5">
    <w:name w:val="批注主题字符"/>
    <w:basedOn w:val="a6"/>
    <w:link w:val="a3"/>
    <w:qFormat/>
    <w:rPr>
      <w:rFonts w:ascii="Linux Libertine" w:eastAsiaTheme="minorHAnsi" w:hAnsi="Linux Libertine" w:cstheme="minorBidi"/>
      <w:b/>
      <w:bCs/>
      <w:szCs w:val="22"/>
      <w:lang w:val="en-US" w:eastAsia="en-US"/>
    </w:rPr>
  </w:style>
  <w:style w:type="character" w:customStyle="1" w:styleId="meta-value">
    <w:name w:val="meta-value"/>
    <w:qFormat/>
  </w:style>
  <w:style w:type="character" w:customStyle="1" w:styleId="source">
    <w:name w:val="source"/>
    <w:qFormat/>
  </w:style>
  <w:style w:type="character" w:customStyle="1" w:styleId="sourcepublicationdate">
    <w:name w:val="sourcepublicationdate"/>
    <w:qFormat/>
  </w:style>
  <w:style w:type="character" w:customStyle="1" w:styleId="hithilite">
    <w:name w:val="hithilite"/>
    <w:basedOn w:val="a0"/>
    <w:qFormat/>
  </w:style>
  <w:style w:type="paragraph" w:styleId="aff1">
    <w:name w:val="List Paragraph"/>
    <w:uiPriority w:val="34"/>
    <w:qFormat/>
    <w:pPr>
      <w:spacing w:before="120" w:line="264" w:lineRule="auto"/>
      <w:ind w:left="360"/>
      <w:contextualSpacing/>
      <w:jc w:val="both"/>
    </w:pPr>
    <w:rPr>
      <w:rFonts w:ascii="Linux Libertine" w:eastAsiaTheme="minorHAnsi" w:hAnsi="Linux Libertine" w:cs="Linux Libertine"/>
      <w:sz w:val="18"/>
      <w:szCs w:val="22"/>
      <w:lang w:eastAsia="en-US"/>
    </w:rPr>
  </w:style>
  <w:style w:type="character" w:customStyle="1" w:styleId="10">
    <w:name w:val="标题 1字符"/>
    <w:basedOn w:val="a0"/>
    <w:link w:val="1"/>
    <w:uiPriority w:val="9"/>
    <w:qFormat/>
    <w:rPr>
      <w:rFonts w:asciiTheme="majorHAnsi" w:eastAsiaTheme="majorEastAsia" w:hAnsiTheme="majorHAnsi" w:cstheme="majorBidi"/>
      <w:b/>
      <w:bCs/>
      <w:color w:val="365F91" w:themeColor="accent1" w:themeShade="BF"/>
      <w:sz w:val="28"/>
      <w:szCs w:val="28"/>
      <w:lang w:val="en-US" w:eastAsia="en-US"/>
    </w:rPr>
  </w:style>
  <w:style w:type="character" w:customStyle="1" w:styleId="20">
    <w:name w:val="标题 2字符"/>
    <w:basedOn w:val="a0"/>
    <w:link w:val="2"/>
    <w:uiPriority w:val="9"/>
    <w:qFormat/>
    <w:rPr>
      <w:rFonts w:asciiTheme="majorHAnsi" w:eastAsiaTheme="majorEastAsia" w:hAnsiTheme="majorHAnsi" w:cstheme="majorBidi"/>
      <w:b/>
      <w:bCs/>
      <w:color w:val="0070C0"/>
      <w:sz w:val="26"/>
      <w:szCs w:val="26"/>
      <w:lang w:val="en-US" w:eastAsia="en-US"/>
    </w:rPr>
  </w:style>
  <w:style w:type="character" w:customStyle="1" w:styleId="30">
    <w:name w:val="标题 3字符"/>
    <w:basedOn w:val="a0"/>
    <w:link w:val="3"/>
    <w:uiPriority w:val="9"/>
    <w:qFormat/>
    <w:rPr>
      <w:rFonts w:asciiTheme="majorHAnsi" w:eastAsiaTheme="majorEastAsia" w:hAnsiTheme="majorHAnsi" w:cstheme="majorBidi"/>
      <w:b/>
      <w:bCs/>
      <w:color w:val="943634" w:themeColor="accent2" w:themeShade="BF"/>
      <w:sz w:val="18"/>
      <w:szCs w:val="22"/>
      <w:lang w:val="en-US" w:eastAsia="en-US"/>
    </w:rPr>
  </w:style>
  <w:style w:type="character" w:customStyle="1" w:styleId="40">
    <w:name w:val="标题 4字符"/>
    <w:basedOn w:val="a0"/>
    <w:link w:val="4"/>
    <w:uiPriority w:val="9"/>
    <w:qFormat/>
    <w:rPr>
      <w:rFonts w:asciiTheme="majorHAnsi" w:eastAsiaTheme="majorEastAsia" w:hAnsiTheme="majorHAnsi" w:cstheme="majorBidi"/>
      <w:bCs/>
      <w:i/>
      <w:iCs/>
      <w:color w:val="943634" w:themeColor="accent2" w:themeShade="BF"/>
      <w:sz w:val="18"/>
      <w:szCs w:val="22"/>
      <w:lang w:val="en-US" w:eastAsia="en-US"/>
    </w:rPr>
  </w:style>
  <w:style w:type="character" w:customStyle="1" w:styleId="50">
    <w:name w:val="标题 5字符"/>
    <w:basedOn w:val="a0"/>
    <w:link w:val="5"/>
    <w:uiPriority w:val="9"/>
    <w:qFormat/>
    <w:rPr>
      <w:rFonts w:asciiTheme="majorHAnsi" w:eastAsiaTheme="majorEastAsia" w:hAnsiTheme="majorHAnsi" w:cstheme="majorBidi"/>
      <w:b/>
      <w:color w:val="4F6228" w:themeColor="accent3" w:themeShade="80"/>
      <w:szCs w:val="22"/>
      <w:lang w:val="en-US" w:eastAsia="en-US"/>
    </w:rPr>
  </w:style>
  <w:style w:type="character" w:customStyle="1" w:styleId="60">
    <w:name w:val="标题 6字符"/>
    <w:basedOn w:val="a0"/>
    <w:link w:val="6"/>
    <w:qFormat/>
    <w:rPr>
      <w:rFonts w:ascii="Times New Roman" w:eastAsia="Times New Roman" w:hAnsi="Times New Roman" w:cstheme="minorBidi"/>
      <w:bCs/>
      <w:sz w:val="24"/>
      <w:szCs w:val="22"/>
      <w:lang w:val="en-GB" w:eastAsia="en-US" w:bidi="ar-DZ"/>
    </w:rPr>
  </w:style>
  <w:style w:type="character" w:customStyle="1" w:styleId="70">
    <w:name w:val="标题 7字符"/>
    <w:basedOn w:val="a0"/>
    <w:link w:val="7"/>
    <w:qFormat/>
    <w:rPr>
      <w:rFonts w:ascii="Times New Roman" w:eastAsia="Times New Roman" w:hAnsi="Times New Roman" w:cstheme="minorBidi"/>
      <w:b/>
      <w:sz w:val="24"/>
      <w:szCs w:val="24"/>
      <w:lang w:val="en-GB" w:eastAsia="en-US" w:bidi="ar-DZ"/>
    </w:rPr>
  </w:style>
  <w:style w:type="character" w:customStyle="1" w:styleId="80">
    <w:name w:val="标题 8字符"/>
    <w:basedOn w:val="a0"/>
    <w:link w:val="8"/>
    <w:qFormat/>
    <w:rPr>
      <w:rFonts w:ascii="Times New Roman" w:eastAsia="Times New Roman" w:hAnsi="Times New Roman" w:cstheme="minorBidi"/>
      <w:b/>
      <w:i/>
      <w:iCs/>
      <w:sz w:val="24"/>
      <w:szCs w:val="24"/>
      <w:lang w:val="en-GB" w:eastAsia="en-US" w:bidi="ar-DZ"/>
    </w:rPr>
  </w:style>
  <w:style w:type="character" w:customStyle="1" w:styleId="90">
    <w:name w:val="标题 9字符"/>
    <w:basedOn w:val="a0"/>
    <w:link w:val="9"/>
    <w:qFormat/>
    <w:rPr>
      <w:rFonts w:ascii="Times New Roman" w:eastAsia="Times New Roman" w:hAnsi="Times New Roman"/>
      <w:i/>
      <w:sz w:val="24"/>
      <w:szCs w:val="22"/>
      <w:lang w:val="en-GB" w:eastAsia="en-US" w:bidi="ar-DZ"/>
    </w:rPr>
  </w:style>
  <w:style w:type="paragraph" w:customStyle="1" w:styleId="Abstract">
    <w:name w:val="Abstract"/>
    <w:qFormat/>
    <w:pPr>
      <w:spacing w:before="20" w:after="120" w:line="264" w:lineRule="auto"/>
      <w:jc w:val="both"/>
    </w:pPr>
    <w:rPr>
      <w:rFonts w:ascii="Linux Libertine" w:eastAsiaTheme="minorHAnsi" w:hAnsi="Linux Libertine" w:cstheme="minorBidi"/>
      <w:sz w:val="18"/>
      <w:szCs w:val="22"/>
      <w:lang w:eastAsia="en-US"/>
    </w:rPr>
  </w:style>
  <w:style w:type="paragraph" w:customStyle="1" w:styleId="Affiliation">
    <w:name w:val="Affiliation"/>
    <w:qFormat/>
    <w:pPr>
      <w:jc w:val="center"/>
    </w:pPr>
    <w:rPr>
      <w:rFonts w:ascii="Linux Libertine" w:eastAsia="Times New Roman" w:hAnsi="Linux Libertine" w:cs="Linux Libertine"/>
      <w:lang w:eastAsia="en-US"/>
    </w:rPr>
  </w:style>
  <w:style w:type="paragraph" w:customStyle="1" w:styleId="Appendix">
    <w:name w:val="Appendix"/>
    <w:link w:val="AppendixChar"/>
    <w:qFormat/>
    <w:pPr>
      <w:spacing w:before="480" w:after="200" w:line="276" w:lineRule="auto"/>
    </w:pPr>
    <w:rPr>
      <w:rFonts w:asciiTheme="majorHAnsi" w:eastAsiaTheme="minorHAnsi" w:hAnsiTheme="majorHAnsi" w:cstheme="minorBidi"/>
      <w:color w:val="1F497D" w:themeColor="text2"/>
      <w:sz w:val="28"/>
      <w:szCs w:val="22"/>
      <w:lang w:eastAsia="en-US"/>
    </w:rPr>
  </w:style>
  <w:style w:type="character" w:customStyle="1" w:styleId="DOI">
    <w:name w:val="DOI"/>
    <w:basedOn w:val="a0"/>
    <w:uiPriority w:val="1"/>
    <w:qFormat/>
    <w:rPr>
      <w:color w:val="auto"/>
      <w:shd w:val="clear" w:color="auto" w:fill="auto"/>
    </w:rPr>
  </w:style>
  <w:style w:type="paragraph" w:customStyle="1" w:styleId="Head1">
    <w:name w:val="Head1"/>
    <w:qFormat/>
    <w:pPr>
      <w:spacing w:before="220" w:after="80"/>
      <w:ind w:left="280" w:hanging="280"/>
    </w:pPr>
    <w:rPr>
      <w:rFonts w:ascii="Linux Libertine" w:eastAsia="Times New Roman" w:hAnsi="Linux Libertine" w:cs="Linux Libertine"/>
      <w:b/>
      <w:sz w:val="22"/>
      <w:lang w:eastAsia="en-US"/>
    </w:rPr>
  </w:style>
  <w:style w:type="paragraph" w:customStyle="1" w:styleId="Head2">
    <w:name w:val="Head2"/>
    <w:qFormat/>
    <w:pPr>
      <w:spacing w:before="180" w:after="80"/>
      <w:ind w:left="440" w:hanging="440"/>
    </w:pPr>
    <w:rPr>
      <w:rFonts w:ascii="Linux Libertine" w:eastAsia="Times New Roman" w:hAnsi="Linux Libertine" w:cs="Linux Libertine"/>
      <w:b/>
      <w:sz w:val="22"/>
      <w:lang w:eastAsia="en-US"/>
    </w:rPr>
  </w:style>
  <w:style w:type="paragraph" w:customStyle="1" w:styleId="Head3">
    <w:name w:val="Head3"/>
    <w:qFormat/>
    <w:pPr>
      <w:spacing w:before="120" w:after="40"/>
    </w:pPr>
    <w:rPr>
      <w:rFonts w:ascii="Linux Biolinum" w:eastAsia="Times New Roman" w:hAnsi="Linux Biolinum"/>
      <w:sz w:val="18"/>
      <w:lang w:eastAsia="en-US"/>
    </w:rPr>
  </w:style>
  <w:style w:type="paragraph" w:customStyle="1" w:styleId="Head4">
    <w:name w:val="Head4"/>
    <w:qFormat/>
    <w:pPr>
      <w:spacing w:after="140"/>
      <w:ind w:firstLine="240"/>
    </w:pPr>
    <w:rPr>
      <w:rFonts w:ascii="Linux Libertine" w:eastAsia="Times New Roman" w:hAnsi="Linux Libertine" w:cs="Linux Libertine"/>
      <w:i/>
      <w:sz w:val="18"/>
      <w:lang w:eastAsia="en-US"/>
    </w:rPr>
  </w:style>
  <w:style w:type="paragraph" w:customStyle="1" w:styleId="Head5">
    <w:name w:val="Head5"/>
    <w:qFormat/>
    <w:pPr>
      <w:spacing w:before="120" w:after="120"/>
    </w:pPr>
    <w:rPr>
      <w:rFonts w:ascii="Linux Biolinum" w:eastAsia="Times New Roman" w:hAnsi="Linux Biolinum"/>
      <w:sz w:val="22"/>
      <w:lang w:eastAsia="en-US"/>
    </w:rPr>
  </w:style>
  <w:style w:type="paragraph" w:customStyle="1" w:styleId="History">
    <w:name w:val="History"/>
    <w:basedOn w:val="a"/>
    <w:qFormat/>
    <w:pPr>
      <w:spacing w:before="120"/>
    </w:pPr>
    <w:rPr>
      <w:rFonts w:cs="Linux Libertine"/>
    </w:rPr>
  </w:style>
  <w:style w:type="paragraph" w:customStyle="1" w:styleId="Titledocument">
    <w:name w:val="Title_document"/>
    <w:qFormat/>
    <w:pPr>
      <w:spacing w:before="40" w:after="100"/>
      <w:jc w:val="center"/>
    </w:pPr>
    <w:rPr>
      <w:rFonts w:ascii="Linux Biolinum" w:eastAsia="Times New Roman" w:hAnsi="Linux Biolinum"/>
      <w:b/>
      <w:sz w:val="35"/>
      <w:lang w:eastAsia="en-US"/>
    </w:rPr>
  </w:style>
  <w:style w:type="paragraph" w:customStyle="1" w:styleId="programCodedisplay">
    <w:name w:val="programCode_display"/>
    <w:basedOn w:val="a"/>
    <w:qFormat/>
    <w:rPr>
      <w:rFonts w:ascii="Courier New" w:eastAsia="Arial Unicode MS" w:hAnsi="Courier New" w:cs="Times New Roman"/>
      <w:sz w:val="20"/>
      <w:szCs w:val="20"/>
    </w:rPr>
  </w:style>
  <w:style w:type="character" w:customStyle="1" w:styleId="Publisher">
    <w:name w:val="Publisher"/>
    <w:basedOn w:val="a0"/>
    <w:uiPriority w:val="1"/>
    <w:qFormat/>
    <w:rPr>
      <w:color w:val="auto"/>
      <w:shd w:val="clear" w:color="auto" w:fill="auto"/>
    </w:rPr>
  </w:style>
  <w:style w:type="paragraph" w:styleId="aff2">
    <w:name w:val="Quote"/>
    <w:basedOn w:val="a"/>
    <w:next w:val="a"/>
    <w:link w:val="aff3"/>
    <w:uiPriority w:val="29"/>
    <w:qFormat/>
    <w:pPr>
      <w:ind w:left="720"/>
    </w:pPr>
    <w:rPr>
      <w:iCs/>
      <w:color w:val="000000" w:themeColor="text1"/>
    </w:rPr>
  </w:style>
  <w:style w:type="character" w:customStyle="1" w:styleId="aff3">
    <w:name w:val="引用字符"/>
    <w:basedOn w:val="a0"/>
    <w:link w:val="aff2"/>
    <w:uiPriority w:val="29"/>
    <w:qFormat/>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qFormat/>
    <w:pPr>
      <w:jc w:val="right"/>
    </w:pPr>
    <w:rPr>
      <w:rFonts w:ascii="Linux Libertine" w:eastAsia="Times New Roman" w:hAnsi="Linux Libertine"/>
      <w:sz w:val="18"/>
      <w:lang w:eastAsia="en-US"/>
    </w:rPr>
  </w:style>
  <w:style w:type="character" w:customStyle="1" w:styleId="URL">
    <w:name w:val="URL"/>
    <w:basedOn w:val="a0"/>
    <w:uiPriority w:val="1"/>
    <w:qFormat/>
    <w:rPr>
      <w:color w:val="auto"/>
      <w:shd w:val="clear" w:color="auto" w:fill="auto"/>
    </w:rPr>
  </w:style>
  <w:style w:type="paragraph" w:customStyle="1" w:styleId="VersoLRH">
    <w:name w:val="Verso_(LRH)"/>
    <w:qFormat/>
    <w:rPr>
      <w:rFonts w:ascii="Linux Libertine" w:eastAsia="Times New Roman" w:hAnsi="Linux Libertine"/>
      <w:i/>
      <w:sz w:val="14"/>
      <w:lang w:eastAsia="en-US"/>
    </w:rPr>
  </w:style>
  <w:style w:type="character" w:customStyle="1" w:styleId="Volume0">
    <w:name w:val="Volume"/>
    <w:basedOn w:val="a0"/>
    <w:uiPriority w:val="1"/>
    <w:qFormat/>
    <w:rPr>
      <w:color w:val="auto"/>
      <w:shd w:val="clear" w:color="auto" w:fill="auto"/>
    </w:rPr>
  </w:style>
  <w:style w:type="character" w:customStyle="1" w:styleId="Pages">
    <w:name w:val="Pages"/>
    <w:basedOn w:val="a0"/>
    <w:uiPriority w:val="1"/>
    <w:qFormat/>
    <w:rPr>
      <w:color w:val="auto"/>
      <w:shd w:val="clear" w:color="auto" w:fill="auto"/>
    </w:rPr>
  </w:style>
  <w:style w:type="character" w:customStyle="1" w:styleId="Degree">
    <w:name w:val="Degree"/>
    <w:basedOn w:val="a0"/>
    <w:uiPriority w:val="1"/>
    <w:qFormat/>
    <w:rPr>
      <w:color w:val="auto"/>
      <w:shd w:val="clear" w:color="auto" w:fill="auto"/>
    </w:rPr>
  </w:style>
  <w:style w:type="character" w:customStyle="1" w:styleId="Role">
    <w:name w:val="Role"/>
    <w:basedOn w:val="a0"/>
    <w:uiPriority w:val="1"/>
    <w:qFormat/>
    <w:rPr>
      <w:color w:val="92D050"/>
    </w:rPr>
  </w:style>
  <w:style w:type="paragraph" w:customStyle="1" w:styleId="AbsHead">
    <w:name w:val="AbsHead"/>
    <w:link w:val="AbsHeadChar"/>
    <w:qFormat/>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0"/>
    <w:link w:val="AbsHead"/>
    <w:qFormat/>
    <w:rPr>
      <w:rFonts w:ascii="Linux Libertine" w:eastAsiaTheme="minorHAnsi" w:hAnsi="Linux Libertine" w:cs="Linux Libertine"/>
      <w:b/>
      <w:sz w:val="22"/>
      <w:szCs w:val="22"/>
      <w:lang w:val="fr-FR" w:eastAsia="en-US"/>
    </w:rPr>
  </w:style>
  <w:style w:type="character" w:customStyle="1" w:styleId="AcceptedDate">
    <w:name w:val="AcceptedDate"/>
    <w:basedOn w:val="a0"/>
    <w:uiPriority w:val="1"/>
    <w:qFormat/>
    <w:rPr>
      <w:color w:val="FF0000"/>
    </w:rPr>
  </w:style>
  <w:style w:type="paragraph" w:customStyle="1" w:styleId="AckHead">
    <w:name w:val="AckHead"/>
    <w:link w:val="AckHeadChar"/>
    <w:qFormat/>
    <w:pPr>
      <w:spacing w:before="220" w:after="40"/>
    </w:pPr>
    <w:rPr>
      <w:rFonts w:ascii="Linux Libertine" w:eastAsiaTheme="minorHAnsi" w:hAnsi="Linux Libertine" w:cs="Linux Libertine"/>
      <w:b/>
      <w:sz w:val="22"/>
      <w:szCs w:val="22"/>
      <w:lang w:eastAsia="en-US"/>
    </w:rPr>
  </w:style>
  <w:style w:type="character" w:customStyle="1" w:styleId="AckHeadChar">
    <w:name w:val="AckHead Char"/>
    <w:basedOn w:val="a0"/>
    <w:link w:val="AckHead"/>
    <w:qFormat/>
    <w:rPr>
      <w:rFonts w:ascii="Linux Libertine" w:eastAsiaTheme="minorHAnsi" w:hAnsi="Linux Libertine" w:cs="Linux Libertine"/>
      <w:b/>
      <w:sz w:val="22"/>
      <w:szCs w:val="22"/>
      <w:lang w:val="en-US" w:eastAsia="en-US"/>
    </w:rPr>
  </w:style>
  <w:style w:type="paragraph" w:customStyle="1" w:styleId="AckPara">
    <w:name w:val="AckPara"/>
    <w:qFormat/>
    <w:pPr>
      <w:spacing w:line="264" w:lineRule="auto"/>
      <w:jc w:val="both"/>
    </w:pPr>
    <w:rPr>
      <w:rFonts w:ascii="Linux Libertine" w:eastAsiaTheme="minorHAnsi" w:hAnsi="Linux Libertine" w:cstheme="minorBidi"/>
      <w:sz w:val="18"/>
      <w:szCs w:val="22"/>
      <w:lang w:eastAsia="en-US"/>
    </w:rPr>
  </w:style>
  <w:style w:type="character" w:customStyle="1" w:styleId="AppendixChar">
    <w:name w:val="Appendix Char"/>
    <w:basedOn w:val="a0"/>
    <w:link w:val="Appendix"/>
    <w:qFormat/>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pPr>
      <w:spacing w:before="340" w:after="40"/>
    </w:pPr>
    <w:rPr>
      <w:rFonts w:ascii="Linux Libertine" w:eastAsia="Times New Roman" w:hAnsi="Linux Libertine" w:cs="Linux Libertine"/>
      <w:b/>
      <w:sz w:val="22"/>
      <w:lang w:eastAsia="en-US"/>
    </w:rPr>
  </w:style>
  <w:style w:type="paragraph" w:customStyle="1" w:styleId="AppendixH2">
    <w:name w:val="AppendixH2"/>
    <w:qFormat/>
    <w:pPr>
      <w:autoSpaceDE w:val="0"/>
      <w:autoSpaceDN w:val="0"/>
      <w:adjustRightInd w:val="0"/>
      <w:spacing w:before="60" w:after="40"/>
    </w:pPr>
    <w:rPr>
      <w:rFonts w:ascii="Linux Libertine" w:eastAsiaTheme="minorHAnsi" w:hAnsi="Linux Libertine" w:cs="Linux Libertine"/>
      <w:b/>
      <w:sz w:val="22"/>
      <w:szCs w:val="24"/>
      <w:lang w:eastAsia="en-US"/>
    </w:rPr>
  </w:style>
  <w:style w:type="paragraph" w:customStyle="1" w:styleId="AppendixH3">
    <w:name w:val="AppendixH3"/>
    <w:qFormat/>
    <w:pPr>
      <w:autoSpaceDE w:val="0"/>
      <w:autoSpaceDN w:val="0"/>
      <w:adjustRightInd w:val="0"/>
      <w:spacing w:before="60" w:after="140"/>
      <w:ind w:left="240"/>
    </w:pPr>
    <w:rPr>
      <w:rFonts w:ascii="Linux Biolinum" w:eastAsiaTheme="minorHAnsi" w:hAnsi="Linux Biolinum" w:cs="Linux Biolinum"/>
      <w:i/>
      <w:sz w:val="18"/>
      <w:szCs w:val="24"/>
      <w:lang w:eastAsia="en-US"/>
    </w:rPr>
  </w:style>
  <w:style w:type="character" w:customStyle="1" w:styleId="ArticleTitle">
    <w:name w:val="ArticleTitle"/>
    <w:basedOn w:val="a0"/>
    <w:uiPriority w:val="1"/>
    <w:qFormat/>
    <w:rPr>
      <w:color w:val="auto"/>
      <w:shd w:val="clear" w:color="auto" w:fill="auto"/>
    </w:rPr>
  </w:style>
  <w:style w:type="paragraph" w:customStyle="1" w:styleId="AuthNotes">
    <w:name w:val="AuthNotes"/>
    <w:qFormat/>
    <w:pPr>
      <w:spacing w:after="200" w:line="276" w:lineRule="auto"/>
    </w:pPr>
    <w:rPr>
      <w:rFonts w:asciiTheme="minorHAnsi" w:eastAsiaTheme="minorHAnsi" w:hAnsiTheme="minorHAnsi" w:cstheme="minorBidi"/>
      <w:color w:val="4F6228" w:themeColor="accent3" w:themeShade="80"/>
      <w:sz w:val="22"/>
      <w:szCs w:val="22"/>
      <w:lang w:eastAsia="en-US"/>
    </w:rPr>
  </w:style>
  <w:style w:type="character" w:customStyle="1" w:styleId="author-comment">
    <w:name w:val="author-comment"/>
    <w:basedOn w:val="a0"/>
    <w:uiPriority w:val="1"/>
    <w:qFormat/>
    <w:rPr>
      <w:color w:val="8064A2" w:themeColor="accent4"/>
    </w:rPr>
  </w:style>
  <w:style w:type="paragraph" w:customStyle="1" w:styleId="Authors">
    <w:name w:val="Authors"/>
    <w:link w:val="AuthorsChar"/>
    <w:qFormat/>
    <w:pPr>
      <w:spacing w:before="280"/>
    </w:pPr>
    <w:rPr>
      <w:rFonts w:ascii="Linux Biolinum" w:eastAsiaTheme="minorHAnsi" w:hAnsi="Linux Biolinum" w:cs="Linux Biolinum"/>
      <w:sz w:val="24"/>
      <w:szCs w:val="22"/>
      <w:lang w:eastAsia="en-US"/>
    </w:rPr>
  </w:style>
  <w:style w:type="character" w:customStyle="1" w:styleId="AuthorsChar">
    <w:name w:val="Authors Char"/>
    <w:basedOn w:val="a0"/>
    <w:link w:val="Authors"/>
    <w:qFormat/>
    <w:rPr>
      <w:rFonts w:ascii="Linux Biolinum" w:eastAsiaTheme="minorHAnsi" w:hAnsi="Linux Biolinum" w:cs="Linux Biolinum"/>
      <w:sz w:val="24"/>
      <w:szCs w:val="22"/>
      <w:lang w:val="en-US" w:eastAsia="en-US"/>
    </w:rPr>
  </w:style>
  <w:style w:type="character" w:customStyle="1" w:styleId="BookTitle">
    <w:name w:val="BookTitle"/>
    <w:basedOn w:val="a0"/>
    <w:uiPriority w:val="1"/>
    <w:qFormat/>
    <w:rPr>
      <w:color w:val="auto"/>
      <w:shd w:val="clear" w:color="auto" w:fill="auto"/>
    </w:rPr>
  </w:style>
  <w:style w:type="paragraph" w:customStyle="1" w:styleId="BoxText">
    <w:name w:val="BoxText"/>
    <w:qFormat/>
    <w:pPr>
      <w:spacing w:after="200" w:line="276" w:lineRule="auto"/>
    </w:pPr>
    <w:rPr>
      <w:rFonts w:asciiTheme="minorHAnsi" w:eastAsiaTheme="minorHAnsi" w:hAnsiTheme="minorHAnsi" w:cstheme="minorBidi"/>
      <w:sz w:val="18"/>
      <w:szCs w:val="22"/>
      <w:lang w:eastAsia="en-US"/>
    </w:rPr>
  </w:style>
  <w:style w:type="paragraph" w:customStyle="1" w:styleId="BoxTitle">
    <w:name w:val="BoxTitle"/>
    <w:basedOn w:val="a"/>
    <w:qFormat/>
    <w:rPr>
      <w:rFonts w:asciiTheme="majorHAnsi" w:hAnsiTheme="majorHAnsi" w:cs="Times New Roman"/>
    </w:rPr>
  </w:style>
  <w:style w:type="character" w:customStyle="1" w:styleId="City">
    <w:name w:val="City"/>
    <w:basedOn w:val="a0"/>
    <w:uiPriority w:val="1"/>
    <w:qFormat/>
    <w:rPr>
      <w:color w:val="auto"/>
      <w:shd w:val="clear" w:color="auto" w:fill="auto"/>
    </w:rPr>
  </w:style>
  <w:style w:type="character" w:customStyle="1" w:styleId="Collab">
    <w:name w:val="Collab"/>
    <w:basedOn w:val="a0"/>
    <w:uiPriority w:val="1"/>
    <w:qFormat/>
    <w:rPr>
      <w:color w:val="auto"/>
      <w:shd w:val="clear" w:color="auto" w:fill="auto"/>
    </w:rPr>
  </w:style>
  <w:style w:type="character" w:customStyle="1" w:styleId="ConfDate">
    <w:name w:val="ConfDate"/>
    <w:basedOn w:val="a0"/>
    <w:uiPriority w:val="1"/>
    <w:qFormat/>
    <w:rPr>
      <w:rFonts w:ascii="Times New Roman" w:hAnsi="Times New Roman"/>
      <w:color w:val="FF0066"/>
      <w:sz w:val="20"/>
    </w:rPr>
  </w:style>
  <w:style w:type="character" w:customStyle="1" w:styleId="ConfLoc">
    <w:name w:val="ConfLoc"/>
    <w:basedOn w:val="a0"/>
    <w:uiPriority w:val="1"/>
    <w:qFormat/>
    <w:rPr>
      <w:color w:val="003300"/>
      <w:shd w:val="clear" w:color="auto" w:fill="9999FF"/>
    </w:rPr>
  </w:style>
  <w:style w:type="character" w:customStyle="1" w:styleId="ConfName">
    <w:name w:val="ConfName"/>
    <w:basedOn w:val="a0"/>
    <w:uiPriority w:val="1"/>
    <w:qFormat/>
    <w:rPr>
      <w:color w:val="15BDBD"/>
    </w:rPr>
  </w:style>
  <w:style w:type="paragraph" w:customStyle="1" w:styleId="Correspondence">
    <w:name w:val="Correspondence"/>
    <w:basedOn w:val="a"/>
    <w:link w:val="CorrespondenceChar"/>
    <w:qFormat/>
    <w:rPr>
      <w:color w:val="215868" w:themeColor="accent5" w:themeShade="80"/>
    </w:rPr>
  </w:style>
  <w:style w:type="character" w:customStyle="1" w:styleId="CorrespondenceChar">
    <w:name w:val="Correspondence Char"/>
    <w:basedOn w:val="a0"/>
    <w:link w:val="Correspondence"/>
    <w:qFormat/>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0"/>
    <w:uiPriority w:val="1"/>
    <w:qFormat/>
    <w:rPr>
      <w:color w:val="auto"/>
      <w:shd w:val="clear" w:color="auto" w:fill="auto"/>
    </w:rPr>
  </w:style>
  <w:style w:type="paragraph" w:customStyle="1" w:styleId="DefItem">
    <w:name w:val="DefItem"/>
    <w:basedOn w:val="a"/>
    <w:qFormat/>
    <w:pPr>
      <w:spacing w:after="80"/>
      <w:ind w:left="720"/>
    </w:pPr>
    <w:rPr>
      <w:color w:val="632423" w:themeColor="accent2" w:themeShade="80"/>
    </w:rPr>
  </w:style>
  <w:style w:type="paragraph" w:customStyle="1" w:styleId="DisplayFormula">
    <w:name w:val="DisplayFormula"/>
    <w:link w:val="DisplayFormulaChar"/>
    <w:qFormat/>
    <w:pPr>
      <w:spacing w:before="100" w:after="100"/>
    </w:pPr>
    <w:rPr>
      <w:rFonts w:ascii="Linux Libertine" w:eastAsiaTheme="minorHAnsi" w:hAnsi="Linux Libertine" w:cstheme="minorBidi"/>
      <w:sz w:val="18"/>
      <w:szCs w:val="22"/>
      <w:lang w:eastAsia="en-US"/>
    </w:rPr>
  </w:style>
  <w:style w:type="character" w:customStyle="1" w:styleId="DisplayFormulaChar">
    <w:name w:val="DisplayFormula Char"/>
    <w:basedOn w:val="a0"/>
    <w:link w:val="DisplayFormula"/>
    <w:qFormat/>
    <w:rPr>
      <w:rFonts w:ascii="Linux Libertine" w:eastAsiaTheme="minorHAnsi" w:hAnsi="Linux Libertine" w:cstheme="minorBidi"/>
      <w:sz w:val="18"/>
      <w:szCs w:val="22"/>
      <w:lang w:val="en-US" w:eastAsia="en-US"/>
    </w:rPr>
  </w:style>
  <w:style w:type="character" w:customStyle="1" w:styleId="EdFirstName">
    <w:name w:val="EdFirstName"/>
    <w:basedOn w:val="a0"/>
    <w:uiPriority w:val="1"/>
    <w:qFormat/>
    <w:rPr>
      <w:color w:val="auto"/>
      <w:shd w:val="clear" w:color="auto" w:fill="auto"/>
    </w:rPr>
  </w:style>
  <w:style w:type="character" w:customStyle="1" w:styleId="Edition">
    <w:name w:val="Edition"/>
    <w:basedOn w:val="a0"/>
    <w:uiPriority w:val="1"/>
    <w:qFormat/>
    <w:rPr>
      <w:color w:val="auto"/>
      <w:shd w:val="clear" w:color="auto" w:fill="auto"/>
    </w:rPr>
  </w:style>
  <w:style w:type="character" w:customStyle="1" w:styleId="EdSurname">
    <w:name w:val="EdSurname"/>
    <w:basedOn w:val="a0"/>
    <w:uiPriority w:val="1"/>
    <w:qFormat/>
    <w:rPr>
      <w:color w:val="auto"/>
      <w:shd w:val="clear" w:color="auto" w:fill="auto"/>
    </w:rPr>
  </w:style>
  <w:style w:type="character" w:customStyle="1" w:styleId="Email">
    <w:name w:val="Email"/>
    <w:basedOn w:val="a0"/>
    <w:uiPriority w:val="1"/>
    <w:qFormat/>
    <w:rPr>
      <w:color w:val="0808B8"/>
    </w:rPr>
  </w:style>
  <w:style w:type="character" w:customStyle="1" w:styleId="Fax">
    <w:name w:val="Fax"/>
    <w:basedOn w:val="a0"/>
    <w:uiPriority w:val="1"/>
    <w:qFormat/>
    <w:rPr>
      <w:color w:val="C00000"/>
    </w:rPr>
  </w:style>
  <w:style w:type="paragraph" w:customStyle="1" w:styleId="FigNote">
    <w:name w:val="FigNote"/>
    <w:basedOn w:val="TableFootnote"/>
    <w:qFormat/>
  </w:style>
  <w:style w:type="paragraph" w:customStyle="1" w:styleId="TableFootnote">
    <w:name w:val="TableFootnote"/>
    <w:basedOn w:val="a"/>
    <w:link w:val="TableFootnoteChar"/>
    <w:qFormat/>
    <w:pPr>
      <w:spacing w:before="60"/>
      <w:jc w:val="center"/>
    </w:pPr>
    <w:rPr>
      <w:rFonts w:cs="Linux Libertine"/>
      <w:sz w:val="14"/>
    </w:rPr>
  </w:style>
  <w:style w:type="paragraph" w:customStyle="1" w:styleId="FigureCaption">
    <w:name w:val="FigureCaption"/>
    <w:link w:val="FigureCaptionChar"/>
    <w:qFormat/>
    <w:pPr>
      <w:spacing w:before="220" w:after="240"/>
      <w:jc w:val="center"/>
    </w:pPr>
    <w:rPr>
      <w:rFonts w:ascii="Linux Libertine" w:eastAsiaTheme="minorHAnsi" w:hAnsi="Linux Libertine" w:cs="Linux Libertine"/>
      <w:b/>
      <w:sz w:val="18"/>
      <w:szCs w:val="22"/>
      <w:lang w:eastAsia="en-US"/>
    </w:rPr>
  </w:style>
  <w:style w:type="character" w:customStyle="1" w:styleId="FigureCaptionChar">
    <w:name w:val="FigureCaption Char"/>
    <w:basedOn w:val="a0"/>
    <w:link w:val="FigureCaption"/>
    <w:qFormat/>
    <w:rPr>
      <w:rFonts w:ascii="Linux Libertine" w:eastAsiaTheme="minorHAnsi" w:hAnsi="Linux Libertine" w:cs="Linux Libertine"/>
      <w:b/>
      <w:sz w:val="18"/>
      <w:szCs w:val="22"/>
      <w:lang w:val="en-US" w:eastAsia="en-US"/>
    </w:rPr>
  </w:style>
  <w:style w:type="character" w:customStyle="1" w:styleId="FirstName">
    <w:name w:val="FirstName"/>
    <w:basedOn w:val="a0"/>
    <w:uiPriority w:val="1"/>
    <w:qFormat/>
    <w:rPr>
      <w:color w:val="auto"/>
      <w:shd w:val="clear" w:color="auto" w:fill="auto"/>
    </w:rPr>
  </w:style>
  <w:style w:type="character" w:customStyle="1" w:styleId="focus">
    <w:name w:val="focus"/>
    <w:basedOn w:val="a0"/>
    <w:qFormat/>
  </w:style>
  <w:style w:type="character" w:customStyle="1" w:styleId="FundAgency">
    <w:name w:val="FundAgency"/>
    <w:basedOn w:val="a0"/>
    <w:uiPriority w:val="1"/>
    <w:qFormat/>
    <w:rPr>
      <w:color w:val="666699"/>
    </w:rPr>
  </w:style>
  <w:style w:type="character" w:customStyle="1" w:styleId="FundNumber">
    <w:name w:val="FundNumber"/>
    <w:basedOn w:val="a0"/>
    <w:uiPriority w:val="1"/>
    <w:qFormat/>
    <w:rPr>
      <w:color w:val="9900FF"/>
    </w:rPr>
  </w:style>
  <w:style w:type="paragraph" w:customStyle="1" w:styleId="GlossaryHead">
    <w:name w:val="GlossaryHead"/>
    <w:basedOn w:val="Head1"/>
    <w:qFormat/>
    <w:rPr>
      <w:rFonts w:asciiTheme="majorHAnsi" w:hAnsiTheme="majorHAnsi"/>
      <w:color w:val="943634" w:themeColor="accent2" w:themeShade="BF"/>
      <w:sz w:val="28"/>
    </w:rPr>
  </w:style>
  <w:style w:type="character" w:customStyle="1" w:styleId="Issue">
    <w:name w:val="Issue"/>
    <w:basedOn w:val="a0"/>
    <w:uiPriority w:val="1"/>
    <w:qFormat/>
    <w:rPr>
      <w:color w:val="auto"/>
      <w:shd w:val="clear" w:color="auto" w:fill="auto"/>
    </w:rPr>
  </w:style>
  <w:style w:type="character" w:customStyle="1" w:styleId="JournalTitle">
    <w:name w:val="JournalTitle"/>
    <w:basedOn w:val="a0"/>
    <w:uiPriority w:val="1"/>
    <w:qFormat/>
    <w:rPr>
      <w:color w:val="auto"/>
      <w:shd w:val="clear" w:color="auto" w:fill="auto"/>
    </w:rPr>
  </w:style>
  <w:style w:type="paragraph" w:customStyle="1" w:styleId="KeyWordHead">
    <w:name w:val="KeyWordHead"/>
    <w:qFormat/>
    <w:pPr>
      <w:spacing w:before="200" w:after="20"/>
    </w:pPr>
    <w:rPr>
      <w:rFonts w:ascii="Linux Libertine" w:eastAsiaTheme="minorHAnsi" w:hAnsi="Linux Libertine" w:cs="Linux Libertine"/>
      <w:b/>
      <w:sz w:val="22"/>
      <w:szCs w:val="22"/>
      <w:lang w:eastAsia="en-US"/>
    </w:rPr>
  </w:style>
  <w:style w:type="paragraph" w:customStyle="1" w:styleId="KeyWords">
    <w:name w:val="KeyWords"/>
    <w:basedOn w:val="a"/>
    <w:qFormat/>
    <w:pPr>
      <w:spacing w:before="60" w:after="60"/>
    </w:pPr>
  </w:style>
  <w:style w:type="character" w:customStyle="1" w:styleId="Label">
    <w:name w:val="Label"/>
    <w:basedOn w:val="a0"/>
    <w:uiPriority w:val="1"/>
    <w:qFormat/>
    <w:rPr>
      <w:rFonts w:ascii="Linux Biolinum" w:hAnsi="Linux Biolinum"/>
      <w:b/>
      <w:color w:val="auto"/>
      <w:sz w:val="18"/>
    </w:rPr>
  </w:style>
  <w:style w:type="character" w:customStyle="1" w:styleId="MiscDate">
    <w:name w:val="MiscDate"/>
    <w:basedOn w:val="a0"/>
    <w:uiPriority w:val="1"/>
    <w:qFormat/>
    <w:rPr>
      <w:color w:val="7030A0"/>
    </w:rPr>
  </w:style>
  <w:style w:type="character" w:customStyle="1" w:styleId="name-alternative">
    <w:name w:val="name-alternative"/>
    <w:basedOn w:val="a0"/>
    <w:uiPriority w:val="1"/>
    <w:qFormat/>
    <w:rPr>
      <w:color w:val="0D0D0D" w:themeColor="text1" w:themeTint="F2"/>
    </w:rPr>
  </w:style>
  <w:style w:type="paragraph" w:customStyle="1" w:styleId="NomenclatureHead">
    <w:name w:val="NomenclatureHead"/>
    <w:basedOn w:val="a"/>
    <w:qFormat/>
    <w:rPr>
      <w:rFonts w:asciiTheme="majorHAnsi" w:hAnsiTheme="majorHAnsi"/>
      <w:color w:val="943634" w:themeColor="accent2" w:themeShade="BF"/>
      <w:sz w:val="28"/>
    </w:rPr>
  </w:style>
  <w:style w:type="character" w:customStyle="1" w:styleId="OrgDiv">
    <w:name w:val="OrgDiv"/>
    <w:basedOn w:val="a0"/>
    <w:uiPriority w:val="1"/>
    <w:qFormat/>
    <w:rPr>
      <w:color w:val="548DD4" w:themeColor="text2" w:themeTint="99"/>
    </w:rPr>
  </w:style>
  <w:style w:type="character" w:customStyle="1" w:styleId="OrgName">
    <w:name w:val="OrgName"/>
    <w:basedOn w:val="a0"/>
    <w:uiPriority w:val="1"/>
    <w:qFormat/>
    <w:rPr>
      <w:color w:val="17365D" w:themeColor="text2" w:themeShade="BF"/>
    </w:rPr>
  </w:style>
  <w:style w:type="paragraph" w:customStyle="1" w:styleId="Para">
    <w:name w:val="Para"/>
    <w:qFormat/>
    <w:pPr>
      <w:spacing w:line="264" w:lineRule="auto"/>
      <w:ind w:firstLine="240"/>
    </w:pPr>
    <w:rPr>
      <w:rFonts w:ascii="Linux Libertine" w:eastAsiaTheme="minorHAnsi" w:hAnsi="Linux Libertine" w:cstheme="minorBidi"/>
      <w:sz w:val="18"/>
      <w:szCs w:val="22"/>
      <w:lang w:eastAsia="en-US"/>
    </w:rPr>
  </w:style>
  <w:style w:type="character" w:customStyle="1" w:styleId="PatentNum">
    <w:name w:val="PatentNum"/>
    <w:basedOn w:val="a0"/>
    <w:uiPriority w:val="1"/>
    <w:qFormat/>
    <w:rPr>
      <w:color w:val="0000FF"/>
    </w:rPr>
  </w:style>
  <w:style w:type="character" w:customStyle="1" w:styleId="Phone">
    <w:name w:val="Phone"/>
    <w:basedOn w:val="a0"/>
    <w:uiPriority w:val="1"/>
    <w:qFormat/>
    <w:rPr>
      <w:color w:val="A0502C"/>
    </w:rPr>
  </w:style>
  <w:style w:type="character" w:customStyle="1" w:styleId="PinCode">
    <w:name w:val="PinCode"/>
    <w:basedOn w:val="a0"/>
    <w:uiPriority w:val="1"/>
    <w:qFormat/>
    <w:rPr>
      <w:color w:val="808000"/>
    </w:rPr>
  </w:style>
  <w:style w:type="character" w:styleId="aff4">
    <w:name w:val="Placeholder Text"/>
    <w:basedOn w:val="a0"/>
    <w:uiPriority w:val="99"/>
    <w:semiHidden/>
    <w:qFormat/>
    <w:rPr>
      <w:color w:val="808080"/>
    </w:rPr>
  </w:style>
  <w:style w:type="paragraph" w:customStyle="1" w:styleId="Poem">
    <w:name w:val="Poem"/>
    <w:basedOn w:val="a"/>
    <w:qFormat/>
    <w:pPr>
      <w:ind w:left="1440"/>
    </w:pPr>
    <w:rPr>
      <w:color w:val="4F6228" w:themeColor="accent3" w:themeShade="80"/>
    </w:rPr>
  </w:style>
  <w:style w:type="paragraph" w:customStyle="1" w:styleId="PoemSource">
    <w:name w:val="PoemSource"/>
    <w:basedOn w:val="a"/>
    <w:qFormat/>
    <w:pPr>
      <w:jc w:val="right"/>
    </w:pPr>
    <w:rPr>
      <w:color w:val="4F6228" w:themeColor="accent3" w:themeShade="80"/>
    </w:rPr>
  </w:style>
  <w:style w:type="character" w:customStyle="1" w:styleId="Prefix">
    <w:name w:val="Prefix"/>
    <w:basedOn w:val="a0"/>
    <w:uiPriority w:val="1"/>
    <w:qFormat/>
    <w:rPr>
      <w:color w:val="auto"/>
      <w:shd w:val="clear" w:color="auto" w:fill="auto"/>
    </w:rPr>
  </w:style>
  <w:style w:type="paragraph" w:customStyle="1" w:styleId="Source0">
    <w:name w:val="Source"/>
    <w:basedOn w:val="a"/>
    <w:qFormat/>
    <w:pPr>
      <w:ind w:left="720"/>
      <w:jc w:val="right"/>
    </w:pPr>
  </w:style>
  <w:style w:type="character" w:customStyle="1" w:styleId="ReceivedDate">
    <w:name w:val="ReceivedDate"/>
    <w:basedOn w:val="a0"/>
    <w:uiPriority w:val="1"/>
    <w:qFormat/>
    <w:rPr>
      <w:color w:val="00B050"/>
    </w:rPr>
  </w:style>
  <w:style w:type="paragraph" w:customStyle="1" w:styleId="ReferenceHead">
    <w:name w:val="ReferenceHead"/>
    <w:qFormat/>
    <w:pPr>
      <w:spacing w:before="200" w:after="40"/>
    </w:pPr>
    <w:rPr>
      <w:rFonts w:ascii="Linux Libertine" w:eastAsiaTheme="minorHAnsi" w:hAnsi="Linux Libertine" w:cs="Linux Libertine"/>
      <w:b/>
      <w:sz w:val="22"/>
      <w:szCs w:val="22"/>
      <w:lang w:eastAsia="en-US"/>
    </w:rPr>
  </w:style>
  <w:style w:type="character" w:customStyle="1" w:styleId="RefMisc">
    <w:name w:val="RefMisc"/>
    <w:basedOn w:val="a0"/>
    <w:uiPriority w:val="1"/>
    <w:qFormat/>
    <w:rPr>
      <w:color w:val="auto"/>
      <w:shd w:val="clear" w:color="auto" w:fill="auto"/>
    </w:rPr>
  </w:style>
  <w:style w:type="character" w:customStyle="1" w:styleId="RevisedDate">
    <w:name w:val="RevisedDate"/>
    <w:basedOn w:val="a0"/>
    <w:uiPriority w:val="1"/>
    <w:qFormat/>
    <w:rPr>
      <w:color w:val="0070C0"/>
    </w:rPr>
  </w:style>
  <w:style w:type="paragraph" w:customStyle="1" w:styleId="SignatureAff">
    <w:name w:val="SignatureAff"/>
    <w:basedOn w:val="a"/>
    <w:qFormat/>
    <w:pPr>
      <w:jc w:val="right"/>
    </w:pPr>
  </w:style>
  <w:style w:type="paragraph" w:customStyle="1" w:styleId="SignatureBlock">
    <w:name w:val="SignatureBlock"/>
    <w:basedOn w:val="a"/>
    <w:qFormat/>
    <w:pPr>
      <w:jc w:val="right"/>
    </w:pPr>
    <w:rPr>
      <w:bdr w:val="dotted" w:sz="4" w:space="0" w:color="auto"/>
    </w:rPr>
  </w:style>
  <w:style w:type="character" w:customStyle="1" w:styleId="State">
    <w:name w:val="State"/>
    <w:basedOn w:val="a0"/>
    <w:uiPriority w:val="1"/>
    <w:qFormat/>
    <w:rPr>
      <w:color w:val="A70B38"/>
    </w:rPr>
  </w:style>
  <w:style w:type="paragraph" w:customStyle="1" w:styleId="StatementItalic">
    <w:name w:val="StatementItalic"/>
    <w:basedOn w:val="a"/>
    <w:qFormat/>
    <w:pPr>
      <w:ind w:left="720"/>
    </w:pPr>
    <w:rPr>
      <w:i/>
      <w:sz w:val="20"/>
    </w:rPr>
  </w:style>
  <w:style w:type="paragraph" w:customStyle="1" w:styleId="Statements">
    <w:name w:val="Statements"/>
    <w:basedOn w:val="a"/>
    <w:qFormat/>
    <w:pPr>
      <w:ind w:firstLine="240"/>
    </w:pPr>
  </w:style>
  <w:style w:type="character" w:customStyle="1" w:styleId="Street">
    <w:name w:val="Street"/>
    <w:basedOn w:val="a0"/>
    <w:uiPriority w:val="1"/>
    <w:qFormat/>
    <w:rPr>
      <w:color w:val="auto"/>
      <w:shd w:val="clear" w:color="auto" w:fill="auto"/>
    </w:rPr>
  </w:style>
  <w:style w:type="character" w:customStyle="1" w:styleId="Suffix">
    <w:name w:val="Suffix"/>
    <w:basedOn w:val="a0"/>
    <w:uiPriority w:val="1"/>
    <w:qFormat/>
    <w:rPr>
      <w:color w:val="auto"/>
      <w:shd w:val="clear" w:color="auto" w:fill="auto"/>
    </w:rPr>
  </w:style>
  <w:style w:type="character" w:customStyle="1" w:styleId="Surname">
    <w:name w:val="Surname"/>
    <w:basedOn w:val="a0"/>
    <w:uiPriority w:val="1"/>
    <w:qFormat/>
    <w:rPr>
      <w:color w:val="auto"/>
      <w:shd w:val="clear" w:color="auto" w:fill="auto"/>
    </w:rPr>
  </w:style>
  <w:style w:type="paragraph" w:customStyle="1" w:styleId="TableCaption">
    <w:name w:val="TableCaption"/>
    <w:link w:val="TableCaptionChar"/>
    <w:qFormat/>
    <w:pPr>
      <w:spacing w:before="360" w:after="280"/>
      <w:jc w:val="center"/>
    </w:pPr>
    <w:rPr>
      <w:rFonts w:ascii="Linux Libertine" w:eastAsiaTheme="minorHAnsi" w:hAnsi="Linux Libertine" w:cs="Linux Libertine"/>
      <w:b/>
      <w:sz w:val="18"/>
      <w:szCs w:val="22"/>
      <w:lang w:eastAsia="en-US"/>
    </w:rPr>
  </w:style>
  <w:style w:type="character" w:customStyle="1" w:styleId="TableCaptionChar">
    <w:name w:val="TableCaption Char"/>
    <w:basedOn w:val="a0"/>
    <w:link w:val="TableCaption"/>
    <w:qFormat/>
    <w:rPr>
      <w:rFonts w:ascii="Linux Libertine" w:eastAsiaTheme="minorHAnsi" w:hAnsi="Linux Libertine" w:cs="Linux Libertine"/>
      <w:b/>
      <w:sz w:val="18"/>
      <w:szCs w:val="22"/>
      <w:lang w:val="en-US" w:eastAsia="en-US"/>
    </w:rPr>
  </w:style>
  <w:style w:type="character" w:customStyle="1" w:styleId="TableFootnoteChar">
    <w:name w:val="TableFootnote Char"/>
    <w:basedOn w:val="a0"/>
    <w:link w:val="TableFootnote"/>
    <w:qFormat/>
    <w:rPr>
      <w:rFonts w:ascii="Linux Libertine" w:eastAsiaTheme="minorHAnsi" w:hAnsi="Linux Libertine" w:cs="Linux Libertine"/>
      <w:sz w:val="14"/>
      <w:szCs w:val="22"/>
      <w:lang w:val="en-US" w:eastAsia="en-US"/>
    </w:rPr>
  </w:style>
  <w:style w:type="paragraph" w:customStyle="1" w:styleId="TitleNote">
    <w:name w:val="TitleNote"/>
    <w:basedOn w:val="AuthNotes"/>
    <w:qFormat/>
    <w:rPr>
      <w:sz w:val="20"/>
    </w:rPr>
  </w:style>
  <w:style w:type="paragraph" w:customStyle="1" w:styleId="TransAbstract">
    <w:name w:val="TransAbstract"/>
    <w:basedOn w:val="Abstract"/>
    <w:qFormat/>
    <w:pPr>
      <w:spacing w:after="210"/>
    </w:pPr>
  </w:style>
  <w:style w:type="character" w:customStyle="1" w:styleId="TransTitle">
    <w:name w:val="TransTitle"/>
    <w:basedOn w:val="a0"/>
    <w:uiPriority w:val="1"/>
    <w:qFormat/>
    <w:rPr>
      <w:color w:val="E36C0A" w:themeColor="accent6" w:themeShade="BF"/>
    </w:rPr>
  </w:style>
  <w:style w:type="character" w:customStyle="1" w:styleId="Year">
    <w:name w:val="Year"/>
    <w:basedOn w:val="a0"/>
    <w:uiPriority w:val="1"/>
    <w:qFormat/>
    <w:rPr>
      <w:color w:val="auto"/>
      <w:shd w:val="clear" w:color="auto" w:fill="auto"/>
    </w:rPr>
  </w:style>
  <w:style w:type="paragraph" w:customStyle="1" w:styleId="DisplayFormulaUnnum">
    <w:name w:val="DisplayFormulaUnnum"/>
    <w:basedOn w:val="a"/>
    <w:link w:val="DisplayFormulaUnnumChar"/>
    <w:qFormat/>
  </w:style>
  <w:style w:type="character" w:customStyle="1" w:styleId="DateChar">
    <w:name w:val="Date Char"/>
    <w:basedOn w:val="a0"/>
    <w:uiPriority w:val="99"/>
    <w:semiHidden/>
    <w:qFormat/>
  </w:style>
  <w:style w:type="character" w:customStyle="1" w:styleId="SubtitleChar">
    <w:name w:val="Subtitle Char"/>
    <w:basedOn w:val="a0"/>
    <w:uiPriority w:val="11"/>
    <w:qFormat/>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0"/>
    <w:link w:val="DisplayFormulaUnnum"/>
    <w:qFormat/>
    <w:rPr>
      <w:rFonts w:ascii="Linux Libertine" w:eastAsiaTheme="minorHAnsi" w:hAnsi="Linux Libertine" w:cstheme="minorBidi"/>
      <w:sz w:val="18"/>
      <w:szCs w:val="22"/>
      <w:lang w:val="en-US" w:eastAsia="en-US"/>
    </w:rPr>
  </w:style>
  <w:style w:type="paragraph" w:customStyle="1" w:styleId="FigureUnnum">
    <w:name w:val="FigureUnnum"/>
    <w:basedOn w:val="a"/>
    <w:link w:val="FigureUnnumChar"/>
    <w:qFormat/>
  </w:style>
  <w:style w:type="character" w:customStyle="1" w:styleId="FigureUnnumChar">
    <w:name w:val="FigureUnnum Char"/>
    <w:basedOn w:val="a0"/>
    <w:link w:val="FigureUnnum"/>
    <w:qFormat/>
    <w:rPr>
      <w:rFonts w:ascii="Linux Libertine" w:eastAsiaTheme="minorHAnsi" w:hAnsi="Linux Libertine" w:cstheme="minorBidi"/>
      <w:sz w:val="18"/>
      <w:szCs w:val="22"/>
      <w:lang w:val="en-US" w:eastAsia="en-US"/>
    </w:rPr>
  </w:style>
  <w:style w:type="paragraph" w:customStyle="1" w:styleId="PresentAddress">
    <w:name w:val="PresentAddress"/>
    <w:basedOn w:val="a"/>
    <w:link w:val="PresentAddressChar"/>
    <w:qFormat/>
  </w:style>
  <w:style w:type="character" w:customStyle="1" w:styleId="PresentAddressChar">
    <w:name w:val="PresentAddress Char"/>
    <w:basedOn w:val="a0"/>
    <w:link w:val="PresentAddress"/>
    <w:qFormat/>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qFormat/>
    <w:pPr>
      <w:ind w:firstLine="0"/>
    </w:pPr>
  </w:style>
  <w:style w:type="character" w:customStyle="1" w:styleId="ParaContinueChar">
    <w:name w:val="ParaContinue Char"/>
    <w:basedOn w:val="a0"/>
    <w:link w:val="ParaContinue"/>
    <w:qFormat/>
    <w:rPr>
      <w:rFonts w:ascii="Linux Libertine" w:eastAsiaTheme="minorHAnsi" w:hAnsi="Linux Libertine" w:cstheme="minorBidi"/>
      <w:sz w:val="18"/>
      <w:szCs w:val="22"/>
      <w:lang w:val="en-US" w:eastAsia="en-US"/>
    </w:rPr>
  </w:style>
  <w:style w:type="paragraph" w:customStyle="1" w:styleId="AuthorBio">
    <w:name w:val="AuthorBio"/>
    <w:link w:val="AuthorBioChar"/>
    <w:qFormat/>
    <w:pPr>
      <w:spacing w:after="200" w:line="276" w:lineRule="auto"/>
    </w:pPr>
    <w:rPr>
      <w:rFonts w:asciiTheme="minorHAnsi" w:eastAsiaTheme="minorHAnsi" w:hAnsiTheme="minorHAnsi" w:cstheme="minorBidi"/>
      <w:sz w:val="22"/>
      <w:szCs w:val="22"/>
      <w:lang w:eastAsia="en-US"/>
    </w:rPr>
  </w:style>
  <w:style w:type="character" w:customStyle="1" w:styleId="AuthorBioChar">
    <w:name w:val="AuthorBio Char"/>
    <w:basedOn w:val="a0"/>
    <w:link w:val="AuthorBio"/>
    <w:qFormat/>
    <w:rPr>
      <w:rFonts w:asciiTheme="minorHAnsi" w:eastAsiaTheme="minorHAnsi" w:hAnsiTheme="minorHAnsi" w:cstheme="minorBidi"/>
      <w:sz w:val="22"/>
      <w:szCs w:val="22"/>
      <w:lang w:val="en-US" w:eastAsia="en-US"/>
    </w:rPr>
  </w:style>
  <w:style w:type="paragraph" w:customStyle="1" w:styleId="DocHead">
    <w:name w:val="DocHead"/>
    <w:basedOn w:val="a"/>
    <w:qFormat/>
    <w:pPr>
      <w:pBdr>
        <w:top w:val="single" w:sz="4" w:space="1" w:color="auto"/>
        <w:bottom w:val="single" w:sz="4" w:space="1" w:color="auto"/>
      </w:pBdr>
      <w:shd w:val="pct10" w:color="auto" w:fill="auto"/>
    </w:pPr>
    <w:rPr>
      <w:rFonts w:asciiTheme="majorHAnsi" w:hAnsiTheme="majorHAnsi"/>
      <w:color w:val="000000" w:themeColor="text1"/>
      <w:sz w:val="32"/>
    </w:rPr>
  </w:style>
  <w:style w:type="character" w:customStyle="1" w:styleId="Proceeding">
    <w:name w:val="Proceeding"/>
    <w:basedOn w:val="a0"/>
    <w:uiPriority w:val="1"/>
    <w:qFormat/>
    <w:rPr>
      <w:color w:val="auto"/>
      <w:shd w:val="clear" w:color="auto" w:fill="auto"/>
    </w:rPr>
  </w:style>
  <w:style w:type="character" w:customStyle="1" w:styleId="Report">
    <w:name w:val="Report"/>
    <w:basedOn w:val="a0"/>
    <w:uiPriority w:val="1"/>
    <w:qFormat/>
    <w:rPr>
      <w:shd w:val="clear" w:color="auto" w:fill="auto"/>
    </w:rPr>
  </w:style>
  <w:style w:type="character" w:customStyle="1" w:styleId="Thesis">
    <w:name w:val="Thesis"/>
    <w:basedOn w:val="a0"/>
    <w:uiPriority w:val="1"/>
    <w:qFormat/>
    <w:rPr>
      <w:color w:val="auto"/>
      <w:shd w:val="clear" w:color="auto" w:fill="auto"/>
    </w:rPr>
  </w:style>
  <w:style w:type="character" w:customStyle="1" w:styleId="Issn">
    <w:name w:val="Issn"/>
    <w:basedOn w:val="a0"/>
    <w:uiPriority w:val="1"/>
    <w:qFormat/>
    <w:rPr>
      <w:shd w:val="clear" w:color="auto" w:fill="auto"/>
    </w:rPr>
  </w:style>
  <w:style w:type="character" w:customStyle="1" w:styleId="Isbn">
    <w:name w:val="Isbn"/>
    <w:basedOn w:val="a0"/>
    <w:uiPriority w:val="1"/>
    <w:qFormat/>
    <w:rPr>
      <w:shd w:val="clear" w:color="auto" w:fill="auto"/>
    </w:rPr>
  </w:style>
  <w:style w:type="character" w:customStyle="1" w:styleId="Coden">
    <w:name w:val="Coden"/>
    <w:basedOn w:val="a0"/>
    <w:uiPriority w:val="1"/>
    <w:qFormat/>
    <w:rPr>
      <w:color w:val="auto"/>
      <w:shd w:val="clear" w:color="auto" w:fill="auto"/>
    </w:rPr>
  </w:style>
  <w:style w:type="character" w:customStyle="1" w:styleId="Patent">
    <w:name w:val="Patent"/>
    <w:basedOn w:val="a0"/>
    <w:uiPriority w:val="1"/>
    <w:qFormat/>
    <w:rPr>
      <w:color w:val="auto"/>
      <w:shd w:val="clear" w:color="auto" w:fill="auto"/>
    </w:rPr>
  </w:style>
  <w:style w:type="character" w:customStyle="1" w:styleId="MiddleName">
    <w:name w:val="MiddleName"/>
    <w:basedOn w:val="a0"/>
    <w:uiPriority w:val="1"/>
    <w:qFormat/>
    <w:rPr>
      <w:color w:val="auto"/>
      <w:shd w:val="clear" w:color="auto" w:fill="auto"/>
    </w:rPr>
  </w:style>
  <w:style w:type="character" w:customStyle="1" w:styleId="Query">
    <w:name w:val="Query"/>
    <w:basedOn w:val="a0"/>
    <w:uiPriority w:val="1"/>
    <w:qFormat/>
    <w:rPr>
      <w:shd w:val="clear" w:color="auto" w:fill="FFFF0F"/>
    </w:rPr>
  </w:style>
  <w:style w:type="character" w:customStyle="1" w:styleId="EdMiddleName">
    <w:name w:val="EdMiddleName"/>
    <w:basedOn w:val="a0"/>
    <w:uiPriority w:val="1"/>
    <w:qFormat/>
    <w:rPr>
      <w:shd w:val="clear" w:color="auto" w:fill="auto"/>
    </w:rPr>
  </w:style>
  <w:style w:type="paragraph" w:customStyle="1" w:styleId="UnnumFigure">
    <w:name w:val="UnnumFigure"/>
    <w:basedOn w:val="a"/>
    <w:qFormat/>
    <w:pPr>
      <w:pBdr>
        <w:top w:val="single" w:sz="4" w:space="1" w:color="auto"/>
        <w:bottom w:val="single" w:sz="4" w:space="1" w:color="auto"/>
      </w:pBdr>
      <w:shd w:val="clear" w:color="auto" w:fill="C6D9F1" w:themeFill="text2" w:themeFillTint="33"/>
    </w:pPr>
  </w:style>
  <w:style w:type="paragraph" w:customStyle="1" w:styleId="UnnumTable">
    <w:name w:val="UnnumTable"/>
    <w:basedOn w:val="a"/>
    <w:qFormat/>
    <w:pPr>
      <w:pBdr>
        <w:top w:val="single" w:sz="4" w:space="1" w:color="auto"/>
        <w:bottom w:val="single" w:sz="4" w:space="1" w:color="auto"/>
      </w:pBdr>
      <w:shd w:val="clear" w:color="auto" w:fill="F2DBDB" w:themeFill="accent2" w:themeFillTint="33"/>
    </w:pPr>
  </w:style>
  <w:style w:type="paragraph" w:customStyle="1" w:styleId="UnnumScheme">
    <w:name w:val="UnnumScheme"/>
    <w:basedOn w:val="a"/>
    <w:qFormat/>
    <w:pPr>
      <w:pBdr>
        <w:top w:val="single" w:sz="4" w:space="1" w:color="auto"/>
        <w:bottom w:val="single" w:sz="4" w:space="1" w:color="auto"/>
      </w:pBdr>
      <w:shd w:val="clear" w:color="auto" w:fill="DBE5F1" w:themeFill="accent1" w:themeFillTint="33"/>
    </w:pPr>
  </w:style>
  <w:style w:type="paragraph" w:customStyle="1" w:styleId="Reference">
    <w:name w:val="Reference"/>
    <w:basedOn w:val="a"/>
    <w:qFormat/>
  </w:style>
  <w:style w:type="paragraph" w:customStyle="1" w:styleId="Bibentry">
    <w:name w:val="Bib_entry"/>
    <w:qFormat/>
    <w:rPr>
      <w:rFonts w:ascii="Linux Libertine" w:eastAsiaTheme="minorHAnsi" w:hAnsi="Linux Libertine" w:cs="Linux Libertine"/>
      <w:sz w:val="14"/>
      <w:szCs w:val="22"/>
      <w:lang w:eastAsia="en-US"/>
    </w:rPr>
  </w:style>
  <w:style w:type="paragraph" w:customStyle="1" w:styleId="ListStart">
    <w:name w:val="ListStart"/>
    <w:basedOn w:val="a"/>
    <w:qFormat/>
  </w:style>
  <w:style w:type="paragraph" w:customStyle="1" w:styleId="ListEnd">
    <w:name w:val="ListEnd"/>
    <w:basedOn w:val="a"/>
    <w:qFormat/>
  </w:style>
  <w:style w:type="paragraph" w:customStyle="1" w:styleId="AbbreviationHead">
    <w:name w:val="AbbreviationHead"/>
    <w:basedOn w:val="NomenclatureHead"/>
    <w:qFormat/>
  </w:style>
  <w:style w:type="paragraph" w:customStyle="1" w:styleId="GraphAbstract">
    <w:name w:val="GraphAbstract"/>
    <w:basedOn w:val="a"/>
    <w:qFormat/>
  </w:style>
  <w:style w:type="paragraph" w:customStyle="1" w:styleId="Epigraph">
    <w:name w:val="Epigraph"/>
    <w:basedOn w:val="a"/>
    <w:qFormat/>
    <w:pPr>
      <w:ind w:left="720"/>
    </w:pPr>
    <w:rPr>
      <w:iCs/>
      <w:color w:val="5F497A" w:themeColor="accent4" w:themeShade="BF"/>
    </w:rPr>
  </w:style>
  <w:style w:type="paragraph" w:customStyle="1" w:styleId="Dedication">
    <w:name w:val="Dedication"/>
    <w:basedOn w:val="Para"/>
    <w:qFormat/>
    <w:rPr>
      <w:color w:val="943634" w:themeColor="accent2" w:themeShade="BF"/>
    </w:rPr>
  </w:style>
  <w:style w:type="paragraph" w:customStyle="1" w:styleId="ConflictofInterest">
    <w:name w:val="Conflictof Interest"/>
    <w:basedOn w:val="Para"/>
    <w:qFormat/>
    <w:rPr>
      <w:sz w:val="22"/>
    </w:rPr>
  </w:style>
  <w:style w:type="paragraph" w:customStyle="1" w:styleId="FloatQuote">
    <w:name w:val="FloatQuote"/>
    <w:basedOn w:val="Para"/>
    <w:qFormat/>
    <w:pPr>
      <w:shd w:val="clear" w:color="auto" w:fill="FDE9D9" w:themeFill="accent6" w:themeFillTint="33"/>
      <w:ind w:left="1134" w:right="1134" w:firstLine="0"/>
      <w:jc w:val="both"/>
    </w:pPr>
  </w:style>
  <w:style w:type="paragraph" w:customStyle="1" w:styleId="PullQuote">
    <w:name w:val="PullQuote"/>
    <w:basedOn w:val="Para"/>
    <w:qFormat/>
    <w:pPr>
      <w:shd w:val="clear" w:color="auto" w:fill="EAF1DD" w:themeFill="accent3" w:themeFillTint="33"/>
      <w:ind w:left="1134" w:right="1134" w:firstLine="0"/>
      <w:jc w:val="both"/>
    </w:pPr>
  </w:style>
  <w:style w:type="paragraph" w:customStyle="1" w:styleId="TableFootTitle">
    <w:name w:val="TableFootTitle"/>
    <w:basedOn w:val="TableFootnote"/>
    <w:qFormat/>
    <w:rPr>
      <w:sz w:val="22"/>
    </w:rPr>
  </w:style>
  <w:style w:type="character" w:customStyle="1" w:styleId="GrantNumber">
    <w:name w:val="GrantNumber"/>
    <w:basedOn w:val="FundingNumber"/>
    <w:uiPriority w:val="1"/>
    <w:qFormat/>
    <w:rPr>
      <w:color w:val="9900FF"/>
    </w:rPr>
  </w:style>
  <w:style w:type="character" w:customStyle="1" w:styleId="FundingNumber">
    <w:name w:val="FundingNumber"/>
    <w:basedOn w:val="a0"/>
    <w:uiPriority w:val="1"/>
    <w:qFormat/>
    <w:rPr>
      <w:color w:val="9900FF"/>
    </w:rPr>
  </w:style>
  <w:style w:type="character" w:customStyle="1" w:styleId="GrantSponser">
    <w:name w:val="GrantSponser"/>
    <w:basedOn w:val="FundingAgency"/>
    <w:uiPriority w:val="1"/>
    <w:qFormat/>
    <w:rPr>
      <w:color w:val="666699"/>
    </w:rPr>
  </w:style>
  <w:style w:type="character" w:customStyle="1" w:styleId="FundingAgency">
    <w:name w:val="FundingAgency"/>
    <w:basedOn w:val="a0"/>
    <w:uiPriority w:val="1"/>
    <w:qFormat/>
    <w:rPr>
      <w:color w:val="FF0000"/>
    </w:rPr>
  </w:style>
  <w:style w:type="paragraph" w:customStyle="1" w:styleId="SuppHead">
    <w:name w:val="SuppHead"/>
    <w:basedOn w:val="Head1"/>
    <w:qFormat/>
  </w:style>
  <w:style w:type="paragraph" w:customStyle="1" w:styleId="SuppInfo">
    <w:name w:val="SuppInfo"/>
    <w:basedOn w:val="Para"/>
    <w:qFormat/>
  </w:style>
  <w:style w:type="paragraph" w:customStyle="1" w:styleId="SuppMedia">
    <w:name w:val="SuppMedia"/>
    <w:basedOn w:val="Para"/>
    <w:qFormat/>
  </w:style>
  <w:style w:type="paragraph" w:customStyle="1" w:styleId="AdditionalInfoHead">
    <w:name w:val="AdditionalInfoHead"/>
    <w:basedOn w:val="Head1"/>
    <w:qFormat/>
  </w:style>
  <w:style w:type="paragraph" w:customStyle="1" w:styleId="AdditionalInfo">
    <w:name w:val="AdditionalInfo"/>
    <w:basedOn w:val="Para"/>
    <w:qFormat/>
  </w:style>
  <w:style w:type="paragraph" w:customStyle="1" w:styleId="Feature">
    <w:name w:val="Feature"/>
    <w:basedOn w:val="BoxTitle"/>
    <w:qFormat/>
  </w:style>
  <w:style w:type="paragraph" w:customStyle="1" w:styleId="AltTitle">
    <w:name w:val="AltTitle"/>
    <w:basedOn w:val="Titledocument"/>
    <w:qFormat/>
  </w:style>
  <w:style w:type="paragraph" w:customStyle="1" w:styleId="AltSubTitle">
    <w:name w:val="AltSubTitle"/>
    <w:basedOn w:val="af2"/>
    <w:qFormat/>
  </w:style>
  <w:style w:type="paragraph" w:customStyle="1" w:styleId="SelfCitation">
    <w:name w:val="SelfCitation"/>
    <w:basedOn w:val="Para"/>
    <w:qFormat/>
  </w:style>
  <w:style w:type="character" w:customStyle="1" w:styleId="af3">
    <w:name w:val="副标题字符"/>
    <w:basedOn w:val="a0"/>
    <w:link w:val="af2"/>
    <w:uiPriority w:val="11"/>
    <w:qFormat/>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Pr>
      <w:rFonts w:ascii="Linux Biolinum" w:hAnsi="Linux Biolinum"/>
      <w:b w:val="0"/>
      <w:color w:val="auto"/>
      <w:sz w:val="18"/>
    </w:rPr>
  </w:style>
  <w:style w:type="character" w:customStyle="1" w:styleId="Isource">
    <w:name w:val="Isource"/>
    <w:basedOn w:val="ListTitle"/>
    <w:uiPriority w:val="1"/>
    <w:qFormat/>
    <w:rPr>
      <w:rFonts w:ascii="Linux Biolinum" w:hAnsi="Linux Biolinum"/>
      <w:b w:val="0"/>
      <w:color w:val="C0504D" w:themeColor="accent2"/>
      <w:sz w:val="18"/>
    </w:rPr>
  </w:style>
  <w:style w:type="paragraph" w:customStyle="1" w:styleId="FigSource">
    <w:name w:val="FigSource"/>
    <w:basedOn w:val="a"/>
    <w:qFormat/>
  </w:style>
  <w:style w:type="paragraph" w:customStyle="1" w:styleId="Copyright">
    <w:name w:val="Copyright"/>
    <w:basedOn w:val="a"/>
    <w:qFormat/>
  </w:style>
  <w:style w:type="paragraph" w:customStyle="1" w:styleId="InlineSupp">
    <w:name w:val="InlineSupp"/>
    <w:basedOn w:val="a"/>
    <w:qFormat/>
  </w:style>
  <w:style w:type="paragraph" w:customStyle="1" w:styleId="SidebarQuote">
    <w:name w:val="SidebarQuote"/>
    <w:basedOn w:val="a"/>
    <w:qFormat/>
  </w:style>
  <w:style w:type="character" w:customStyle="1" w:styleId="AltName">
    <w:name w:val="AltName"/>
    <w:basedOn w:val="a0"/>
    <w:uiPriority w:val="1"/>
    <w:qFormat/>
    <w:rPr>
      <w:color w:val="403152" w:themeColor="accent4" w:themeShade="80"/>
    </w:rPr>
  </w:style>
  <w:style w:type="paragraph" w:customStyle="1" w:styleId="StereoChemComp">
    <w:name w:val="StereoChemComp"/>
    <w:basedOn w:val="a"/>
    <w:qFormat/>
  </w:style>
  <w:style w:type="paragraph" w:customStyle="1" w:styleId="StereoChemForm">
    <w:name w:val="StereoChemForm"/>
    <w:basedOn w:val="a"/>
    <w:qFormat/>
  </w:style>
  <w:style w:type="paragraph" w:customStyle="1" w:styleId="StereoChemInfo">
    <w:name w:val="StereoChemInfo"/>
    <w:basedOn w:val="a"/>
    <w:qFormat/>
  </w:style>
  <w:style w:type="paragraph" w:customStyle="1" w:styleId="MTDisplayEquation">
    <w:name w:val="MTDisplayEquation"/>
    <w:basedOn w:val="a"/>
    <w:next w:val="a"/>
    <w:link w:val="MTDisplayEquationChar"/>
    <w:qFormat/>
    <w:pPr>
      <w:tabs>
        <w:tab w:val="center" w:pos="4820"/>
        <w:tab w:val="right" w:pos="9640"/>
      </w:tabs>
      <w:spacing w:line="480" w:lineRule="auto"/>
    </w:pPr>
  </w:style>
  <w:style w:type="character" w:customStyle="1" w:styleId="MTDisplayEquationChar">
    <w:name w:val="MTDisplayEquation Char"/>
    <w:basedOn w:val="a0"/>
    <w:link w:val="MTDisplayEquation"/>
    <w:qFormat/>
    <w:rPr>
      <w:rFonts w:asciiTheme="minorHAnsi" w:eastAsiaTheme="minorHAnsi" w:hAnsiTheme="minorHAnsi" w:cstheme="minorBidi"/>
      <w:sz w:val="22"/>
      <w:szCs w:val="22"/>
      <w:lang w:val="en-US" w:eastAsia="en-US"/>
    </w:rPr>
  </w:style>
  <w:style w:type="character" w:customStyle="1" w:styleId="MTConvertedEquation">
    <w:name w:val="MTConvertedEquation"/>
    <w:basedOn w:val="a0"/>
    <w:qFormat/>
    <w:rPr>
      <w:sz w:val="28"/>
      <w:szCs w:val="28"/>
    </w:rPr>
  </w:style>
  <w:style w:type="character" w:customStyle="1" w:styleId="af5">
    <w:name w:val="脚注文本字符"/>
    <w:basedOn w:val="a0"/>
    <w:link w:val="af4"/>
    <w:qFormat/>
    <w:rPr>
      <w:rFonts w:ascii="Linux Libertine" w:eastAsiaTheme="minorHAnsi" w:hAnsi="Linux Libertine" w:cstheme="minorBidi"/>
      <w:sz w:val="14"/>
      <w:szCs w:val="22"/>
      <w:lang w:val="en-US" w:eastAsia="en-US"/>
    </w:rPr>
  </w:style>
  <w:style w:type="paragraph" w:customStyle="1" w:styleId="SIGPLANBasic">
    <w:name w:val="SIGPLAN Basic"/>
    <w:qFormat/>
    <w:pPr>
      <w:spacing w:line="200" w:lineRule="exact"/>
    </w:pPr>
    <w:rPr>
      <w:rFonts w:eastAsia="Times New Roman"/>
      <w:sz w:val="18"/>
      <w:lang w:eastAsia="en-US"/>
    </w:rPr>
  </w:style>
  <w:style w:type="paragraph" w:customStyle="1" w:styleId="SIGPLANSectionheading">
    <w:name w:val="SIGPLAN Section heading"/>
    <w:basedOn w:val="SIGPLANBasic"/>
    <w:next w:val="SIGPLANParagraph1"/>
    <w:qFormat/>
    <w:pPr>
      <w:keepNext/>
      <w:numPr>
        <w:numId w:val="2"/>
      </w:numPr>
      <w:suppressAutoHyphens/>
      <w:spacing w:before="120" w:after="100" w:line="260" w:lineRule="exact"/>
      <w:outlineLvl w:val="0"/>
    </w:pPr>
    <w:rPr>
      <w:b/>
      <w:sz w:val="22"/>
    </w:rPr>
  </w:style>
  <w:style w:type="paragraph" w:customStyle="1" w:styleId="SIGPLANParagraph1">
    <w:name w:val="SIGPLAN Paragraph 1"/>
    <w:basedOn w:val="SIGPLANBasic"/>
    <w:next w:val="SIGPLANParagraph"/>
    <w:pPr>
      <w:jc w:val="both"/>
    </w:pPr>
  </w:style>
  <w:style w:type="paragraph" w:customStyle="1" w:styleId="SIGPLANParagraph">
    <w:name w:val="SIGPLAN Paragraph"/>
    <w:basedOn w:val="SIGPLANParagraph1"/>
    <w:qFormat/>
    <w:pPr>
      <w:ind w:firstLine="240"/>
    </w:pPr>
  </w:style>
  <w:style w:type="paragraph" w:customStyle="1" w:styleId="SIGPLANAcknowledgmentsheading">
    <w:name w:val="SIGPLAN Acknowledgments heading"/>
    <w:basedOn w:val="SIGPLANSectionheading"/>
    <w:next w:val="SIGPLANParagraph1"/>
    <w:qFormat/>
    <w:pPr>
      <w:numPr>
        <w:numId w:val="3"/>
      </w:numPr>
    </w:pPr>
  </w:style>
  <w:style w:type="paragraph" w:customStyle="1" w:styleId="SIGPLANAbstractheading">
    <w:name w:val="SIGPLAN Abstract heading"/>
    <w:basedOn w:val="SIGPLANAcknowledgmentsheading"/>
    <w:next w:val="SIGPLANParagraph1"/>
    <w:qFormat/>
    <w:pPr>
      <w:numPr>
        <w:numId w:val="4"/>
      </w:numPr>
      <w:spacing w:before="0" w:line="240" w:lineRule="exact"/>
    </w:pPr>
  </w:style>
  <w:style w:type="paragraph" w:customStyle="1" w:styleId="SIGPLANAppendixheading">
    <w:name w:val="SIGPLAN Appendix heading"/>
    <w:basedOn w:val="SIGPLANSectionheading"/>
    <w:next w:val="SIGPLANParagraph1"/>
    <w:qFormat/>
    <w:pPr>
      <w:numPr>
        <w:numId w:val="5"/>
      </w:numPr>
    </w:pPr>
  </w:style>
  <w:style w:type="paragraph" w:customStyle="1" w:styleId="SIGPLANAuthorname">
    <w:name w:val="SIGPLAN Author name"/>
    <w:basedOn w:val="a"/>
    <w:next w:val="SIGPLANAuthoraffiliation"/>
    <w:qFormat/>
    <w:pPr>
      <w:suppressAutoHyphens/>
      <w:spacing w:after="20" w:line="260" w:lineRule="exact"/>
      <w:jc w:val="center"/>
    </w:pPr>
  </w:style>
  <w:style w:type="paragraph" w:customStyle="1" w:styleId="SIGPLANAuthoraffiliation">
    <w:name w:val="SIGPLAN Author affiliation"/>
    <w:basedOn w:val="SIGPLANAuthorname"/>
    <w:next w:val="SIGPLANAuthoremail"/>
    <w:qFormat/>
    <w:pPr>
      <w:spacing w:before="100" w:after="0" w:line="200" w:lineRule="exact"/>
      <w:contextualSpacing/>
    </w:pPr>
    <w:rPr>
      <w:szCs w:val="18"/>
    </w:rPr>
  </w:style>
  <w:style w:type="paragraph" w:customStyle="1" w:styleId="SIGPLANAuthoremail">
    <w:name w:val="SIGPLAN Author email"/>
    <w:basedOn w:val="SIGPLANAuthoraffiliation"/>
    <w:next w:val="SIGPLANBasic"/>
    <w:qFormat/>
    <w:pPr>
      <w:spacing w:before="40"/>
      <w:contextualSpacing w:val="0"/>
    </w:pPr>
    <w:rPr>
      <w:rFonts w:ascii="Trebuchet MS" w:hAnsi="Trebuchet MS"/>
      <w:sz w:val="16"/>
    </w:rPr>
  </w:style>
  <w:style w:type="character" w:customStyle="1" w:styleId="SIGPLANCode">
    <w:name w:val="SIGPLAN Code"/>
    <w:basedOn w:val="a0"/>
    <w:rPr>
      <w:rFonts w:ascii="Lucida Console" w:hAnsi="Lucida Console"/>
      <w:sz w:val="16"/>
    </w:rPr>
  </w:style>
  <w:style w:type="character" w:customStyle="1" w:styleId="SIGPLANComputer">
    <w:name w:val="SIGPLAN Computer"/>
    <w:basedOn w:val="a0"/>
    <w:qFormat/>
    <w:rPr>
      <w:rFonts w:ascii="Trebuchet MS" w:hAnsi="Trebuchet MS"/>
      <w:sz w:val="16"/>
    </w:rPr>
  </w:style>
  <w:style w:type="paragraph" w:customStyle="1" w:styleId="SIGPLANCopyrightnotice">
    <w:name w:val="SIGPLAN Copyright notice"/>
    <w:basedOn w:val="SIGPLANBasic"/>
    <w:qFormat/>
    <w:pPr>
      <w:suppressAutoHyphens/>
      <w:spacing w:line="160" w:lineRule="exact"/>
      <w:jc w:val="both"/>
    </w:pPr>
    <w:rPr>
      <w:sz w:val="14"/>
    </w:rPr>
  </w:style>
  <w:style w:type="character" w:customStyle="1" w:styleId="SIGPLANEmphasize">
    <w:name w:val="SIGPLAN Emphasize"/>
    <w:qFormat/>
    <w:rPr>
      <w:i/>
    </w:rPr>
  </w:style>
  <w:style w:type="paragraph" w:customStyle="1" w:styleId="SIGPLANEnunciation">
    <w:name w:val="SIGPLAN Enunciation"/>
    <w:basedOn w:val="SIGPLANParagraph1"/>
    <w:next w:val="SIGPLANParagraph1"/>
    <w:qFormat/>
    <w:pPr>
      <w:spacing w:before="140" w:after="140"/>
    </w:pPr>
  </w:style>
  <w:style w:type="character" w:customStyle="1" w:styleId="SIGPLANEnunciationcaption">
    <w:name w:val="SIGPLAN Enunciation caption"/>
    <w:basedOn w:val="a0"/>
    <w:qFormat/>
    <w:rPr>
      <w:smallCaps/>
    </w:rPr>
  </w:style>
  <w:style w:type="paragraph" w:customStyle="1" w:styleId="SIGPLANEquation">
    <w:name w:val="SIGPLAN Equation"/>
    <w:basedOn w:val="SIGPLANParagraph1"/>
    <w:next w:val="SIGPLANParagraph1"/>
    <w:qFormat/>
    <w:pPr>
      <w:tabs>
        <w:tab w:val="center" w:pos="2400"/>
        <w:tab w:val="right" w:pos="4800"/>
      </w:tabs>
      <w:spacing w:before="100" w:after="100"/>
      <w:contextualSpacing/>
      <w:jc w:val="center"/>
    </w:pPr>
  </w:style>
  <w:style w:type="paragraph" w:customStyle="1" w:styleId="SIGPLANEquationnumber">
    <w:name w:val="SIGPLAN Equation number"/>
    <w:basedOn w:val="SIGPLANEquation"/>
    <w:qFormat/>
    <w:pPr>
      <w:jc w:val="right"/>
    </w:pPr>
  </w:style>
  <w:style w:type="paragraph" w:customStyle="1" w:styleId="SIGPLANFigurecaption">
    <w:name w:val="SIGPLAN Figure caption"/>
    <w:basedOn w:val="SIGPLANParagraph1"/>
    <w:qFormat/>
    <w:pPr>
      <w:spacing w:before="20"/>
      <w:jc w:val="left"/>
    </w:pPr>
  </w:style>
  <w:style w:type="paragraph" w:customStyle="1" w:styleId="SIGPLANListparagraph">
    <w:name w:val="SIGPLAN List paragraph"/>
    <w:basedOn w:val="SIGPLANParagraph1"/>
    <w:qFormat/>
    <w:pPr>
      <w:spacing w:before="80" w:after="80"/>
      <w:ind w:left="260"/>
    </w:pPr>
  </w:style>
  <w:style w:type="paragraph" w:customStyle="1" w:styleId="SIGPLANListitem">
    <w:name w:val="SIGPLAN List item"/>
    <w:basedOn w:val="SIGPLANListparagraph"/>
    <w:qFormat/>
    <w:pPr>
      <w:ind w:left="0"/>
    </w:pPr>
  </w:style>
  <w:style w:type="character" w:customStyle="1" w:styleId="SIGPLANParagraphheading">
    <w:name w:val="SIGPLAN Paragraph heading"/>
    <w:qFormat/>
    <w:rPr>
      <w:b/>
      <w:i/>
    </w:rPr>
  </w:style>
  <w:style w:type="paragraph" w:customStyle="1" w:styleId="SIGPLANParagraphSubparagraphheading">
    <w:name w:val="SIGPLAN Paragraph/Subparagraph heading"/>
    <w:basedOn w:val="SIGPLANParagraph1"/>
    <w:next w:val="SIGPLANParagraph"/>
    <w:qFormat/>
    <w:pPr>
      <w:spacing w:before="140"/>
      <w:outlineLvl w:val="3"/>
    </w:pPr>
  </w:style>
  <w:style w:type="paragraph" w:customStyle="1" w:styleId="SIGPLANReference">
    <w:name w:val="SIGPLAN Reference"/>
    <w:basedOn w:val="SIGPLANParagraph1"/>
    <w:qFormat/>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qFormat/>
    <w:pPr>
      <w:numPr>
        <w:numId w:val="6"/>
      </w:numPr>
    </w:pPr>
  </w:style>
  <w:style w:type="character" w:customStyle="1" w:styleId="SIGPLANSubparagraphheading">
    <w:name w:val="SIGPLAN Subparagraph heading"/>
    <w:rPr>
      <w:i/>
    </w:rPr>
  </w:style>
  <w:style w:type="paragraph" w:customStyle="1" w:styleId="SIGPLANSubsectionheading">
    <w:name w:val="SIGPLAN Subsection heading"/>
    <w:basedOn w:val="SIGPLANSectionheading"/>
    <w:next w:val="SIGPLANParagraph1"/>
    <w:qFormat/>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qFormat/>
    <w:pPr>
      <w:outlineLvl w:val="2"/>
    </w:pPr>
  </w:style>
  <w:style w:type="paragraph" w:customStyle="1" w:styleId="SIGPLANTitle">
    <w:name w:val="SIGPLAN Title"/>
    <w:basedOn w:val="SIGPLANBasic"/>
    <w:qFormat/>
    <w:pPr>
      <w:suppressAutoHyphens/>
      <w:spacing w:line="400" w:lineRule="exact"/>
      <w:jc w:val="center"/>
    </w:pPr>
    <w:rPr>
      <w:b/>
      <w:sz w:val="36"/>
    </w:rPr>
  </w:style>
  <w:style w:type="paragraph" w:customStyle="1" w:styleId="SIGPLANSubtitle">
    <w:name w:val="SIGPLAN Subtitle"/>
    <w:basedOn w:val="SIGPLANTitle"/>
    <w:next w:val="SIGPLANBasic"/>
    <w:qFormat/>
    <w:pPr>
      <w:spacing w:before="120" w:line="360" w:lineRule="exact"/>
    </w:pPr>
    <w:rPr>
      <w:sz w:val="28"/>
    </w:rPr>
  </w:style>
  <w:style w:type="paragraph" w:customStyle="1" w:styleId="SIGPLANTablecaption">
    <w:name w:val="SIGPLAN Table caption"/>
    <w:basedOn w:val="SIGPLANFigurecaption"/>
    <w:qFormat/>
    <w:pPr>
      <w:spacing w:before="0" w:after="20"/>
    </w:pPr>
  </w:style>
  <w:style w:type="paragraph" w:customStyle="1" w:styleId="Address">
    <w:name w:val="Address"/>
    <w:pPr>
      <w:spacing w:before="240" w:after="240" w:line="560" w:lineRule="exact"/>
      <w:ind w:left="720" w:right="720"/>
      <w:contextualSpacing/>
    </w:pPr>
    <w:rPr>
      <w:rFonts w:ascii="Cambria Math" w:eastAsia="Times New Roman" w:hAnsi="Cambria Math"/>
      <w:color w:val="244061"/>
      <w:sz w:val="24"/>
      <w:lang w:eastAsia="en-US"/>
    </w:rPr>
  </w:style>
  <w:style w:type="paragraph" w:customStyle="1" w:styleId="Algorithm">
    <w:name w:val="Algorithm"/>
    <w:basedOn w:val="a"/>
    <w:qFormat/>
  </w:style>
  <w:style w:type="paragraph" w:customStyle="1" w:styleId="Annotation">
    <w:name w:val="Annotation"/>
    <w:basedOn w:val="a"/>
    <w:qFormat/>
    <w:rPr>
      <w:sz w:val="20"/>
    </w:rPr>
  </w:style>
  <w:style w:type="paragraph" w:customStyle="1" w:styleId="Answer">
    <w:name w:val="Answer"/>
    <w:qFormat/>
    <w:pPr>
      <w:tabs>
        <w:tab w:val="left" w:pos="720"/>
      </w:tabs>
      <w:spacing w:line="560" w:lineRule="exact"/>
      <w:ind w:left="720" w:hanging="720"/>
      <w:contextualSpacing/>
    </w:pPr>
    <w:rPr>
      <w:rFonts w:ascii="Cambria Math" w:eastAsia="Times New Roman" w:hAnsi="Cambria Math"/>
      <w:color w:val="8B4552"/>
      <w:sz w:val="24"/>
      <w:lang w:eastAsia="en-US"/>
    </w:rPr>
  </w:style>
  <w:style w:type="paragraph" w:customStyle="1" w:styleId="AppendixNumber">
    <w:name w:val="AppendixNumber"/>
    <w:qFormat/>
    <w:pPr>
      <w:spacing w:after="200" w:line="276" w:lineRule="auto"/>
    </w:pPr>
    <w:rPr>
      <w:rFonts w:asciiTheme="minorHAnsi" w:eastAsiaTheme="minorHAnsi" w:hAnsiTheme="minorHAnsi" w:cstheme="minorBidi"/>
      <w:sz w:val="22"/>
      <w:szCs w:val="22"/>
      <w:lang w:eastAsia="en-US"/>
    </w:rPr>
  </w:style>
  <w:style w:type="paragraph" w:customStyle="1" w:styleId="Assessment">
    <w:name w:val="Assessment"/>
    <w:qFormat/>
    <w:pPr>
      <w:pBdr>
        <w:top w:val="wave" w:sz="6" w:space="8" w:color="auto"/>
        <w:bottom w:val="wave" w:sz="6" w:space="12" w:color="auto"/>
      </w:pBdr>
      <w:spacing w:before="120" w:after="120" w:line="280" w:lineRule="exact"/>
      <w:jc w:val="center"/>
    </w:pPr>
    <w:rPr>
      <w:rFonts w:ascii="Arial Unicode MS" w:eastAsia="Arial Unicode MS" w:hAnsi="Arial Unicode MS"/>
      <w:color w:val="FF0000"/>
      <w:sz w:val="24"/>
      <w:lang w:eastAsia="en-US"/>
    </w:rPr>
  </w:style>
  <w:style w:type="paragraph" w:customStyle="1" w:styleId="AuthInfo">
    <w:name w:val="AuthInfo"/>
    <w:qFormat/>
    <w:pPr>
      <w:spacing w:after="200" w:line="276" w:lineRule="auto"/>
    </w:pPr>
    <w:rPr>
      <w:rFonts w:asciiTheme="minorHAnsi" w:eastAsiaTheme="minorHAnsi" w:hAnsiTheme="minorHAnsi" w:cstheme="minorBidi"/>
      <w:sz w:val="22"/>
      <w:szCs w:val="22"/>
      <w:lang w:eastAsia="en-US"/>
    </w:rPr>
  </w:style>
  <w:style w:type="paragraph" w:customStyle="1" w:styleId="AuthorBioHead">
    <w:name w:val="AuthorBioHead"/>
    <w:qFormat/>
    <w:pPr>
      <w:spacing w:after="200" w:line="276" w:lineRule="auto"/>
    </w:pPr>
    <w:rPr>
      <w:rFonts w:eastAsiaTheme="minorHAnsi" w:cstheme="minorBidi"/>
      <w:sz w:val="28"/>
      <w:szCs w:val="22"/>
      <w:lang w:eastAsia="en-US"/>
    </w:rPr>
  </w:style>
  <w:style w:type="paragraph" w:customStyle="1" w:styleId="BibLaTex">
    <w:name w:val="Bib_LaTex"/>
    <w:qFormat/>
    <w:pPr>
      <w:spacing w:after="200" w:line="276" w:lineRule="auto"/>
    </w:pPr>
    <w:rPr>
      <w:rFonts w:eastAsiaTheme="minorHAnsi" w:cstheme="minorBidi"/>
      <w:sz w:val="22"/>
      <w:szCs w:val="22"/>
      <w:lang w:eastAsia="en-US"/>
    </w:rPr>
  </w:style>
  <w:style w:type="paragraph" w:customStyle="1" w:styleId="Blurb">
    <w:name w:val="Blurb"/>
    <w:basedOn w:val="a"/>
    <w:qFormat/>
    <w:pPr>
      <w:spacing w:after="240" w:line="360" w:lineRule="exact"/>
      <w:ind w:left="1440" w:right="1440"/>
    </w:pPr>
    <w:rPr>
      <w:rFonts w:ascii="Arial Unicode MS" w:eastAsia="Times New Roman" w:hAnsi="Arial Unicode MS" w:cs="Times New Roman"/>
      <w:szCs w:val="20"/>
      <w:lang w:val="en-GB"/>
    </w:rPr>
  </w:style>
  <w:style w:type="character" w:customStyle="1" w:styleId="BookSeries">
    <w:name w:val="BookSeries"/>
    <w:uiPriority w:val="1"/>
    <w:qFormat/>
  </w:style>
  <w:style w:type="paragraph" w:customStyle="1" w:styleId="BoxHead1">
    <w:name w:val="BoxHead1"/>
    <w:basedOn w:val="AppendixH1"/>
    <w:qFormat/>
  </w:style>
  <w:style w:type="paragraph" w:customStyle="1" w:styleId="BoxHead2">
    <w:name w:val="BoxHead2"/>
    <w:basedOn w:val="AppendixH2"/>
    <w:qFormat/>
  </w:style>
  <w:style w:type="paragraph" w:customStyle="1" w:styleId="BoxHead3">
    <w:name w:val="BoxHead3"/>
    <w:basedOn w:val="AppendixH3"/>
    <w:qFormat/>
  </w:style>
  <w:style w:type="paragraph" w:customStyle="1" w:styleId="BoxKeyword">
    <w:name w:val="BoxKeyword"/>
    <w:qFormat/>
    <w:pPr>
      <w:spacing w:after="200" w:line="276" w:lineRule="auto"/>
    </w:pPr>
    <w:rPr>
      <w:rFonts w:eastAsiaTheme="minorHAnsi" w:cstheme="minorBidi"/>
      <w:sz w:val="24"/>
      <w:szCs w:val="22"/>
      <w:lang w:eastAsia="en-US"/>
    </w:rPr>
  </w:style>
  <w:style w:type="paragraph" w:customStyle="1" w:styleId="Break">
    <w:name w:val="Break"/>
    <w:basedOn w:val="a"/>
    <w:qFormat/>
    <w:pPr>
      <w:shd w:val="thinReverseDiagStripe" w:color="auto" w:fill="auto"/>
      <w:spacing w:after="120" w:line="560" w:lineRule="exact"/>
      <w:jc w:val="center"/>
    </w:pPr>
    <w:rPr>
      <w:rFonts w:ascii="Cambria Math" w:eastAsia="Times New Roman" w:hAnsi="Cambria Math" w:cs="Times New Roman"/>
      <w:szCs w:val="20"/>
    </w:rPr>
  </w:style>
  <w:style w:type="paragraph" w:customStyle="1" w:styleId="ChapterBegin">
    <w:name w:val="ChapterBegin"/>
    <w:basedOn w:val="a"/>
    <w:qFormat/>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
    <w:qFormat/>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
    <w:next w:val="a"/>
    <w:pPr>
      <w:keepNext/>
      <w:keepLines/>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Pr>
      <w:i w:val="0"/>
      <w:sz w:val="40"/>
    </w:rPr>
  </w:style>
  <w:style w:type="paragraph" w:customStyle="1" w:styleId="ChapterSubTitle">
    <w:name w:val="ChapterSubTitle"/>
    <w:basedOn w:val="ChapterTitle"/>
    <w:next w:val="a"/>
    <w:pPr>
      <w:spacing w:before="0"/>
    </w:pPr>
    <w:rPr>
      <w:b w:val="0"/>
      <w:i/>
      <w:sz w:val="36"/>
    </w:rPr>
  </w:style>
  <w:style w:type="paragraph" w:customStyle="1" w:styleId="ChemFormula">
    <w:name w:val="ChemFormula"/>
    <w:basedOn w:val="a"/>
    <w:qFormat/>
  </w:style>
  <w:style w:type="paragraph" w:customStyle="1" w:styleId="ChemFormulaUnnum">
    <w:name w:val="ChemFormulaUnnum"/>
    <w:basedOn w:val="a"/>
    <w:qFormat/>
  </w:style>
  <w:style w:type="paragraph" w:customStyle="1" w:styleId="Chemistry">
    <w:name w:val="Chemistry"/>
    <w:basedOn w:val="a"/>
    <w:qFormat/>
    <w:pPr>
      <w:tabs>
        <w:tab w:val="right" w:pos="8640"/>
      </w:tabs>
      <w:spacing w:line="560" w:lineRule="exact"/>
      <w:ind w:left="1440" w:right="720" w:hanging="720"/>
      <w:jc w:val="center"/>
    </w:pPr>
    <w:rPr>
      <w:rFonts w:ascii="Cambria Math" w:eastAsia="Times New Roman" w:hAnsi="Cambria Math" w:cs="Times New Roman"/>
      <w:color w:val="006666"/>
      <w:szCs w:val="20"/>
      <w:lang w:val="en-GB"/>
    </w:rPr>
  </w:style>
  <w:style w:type="character" w:customStyle="1" w:styleId="CJK">
    <w:name w:val="CJK"/>
    <w:uiPriority w:val="1"/>
    <w:qFormat/>
  </w:style>
  <w:style w:type="paragraph" w:customStyle="1" w:styleId="ClientTag">
    <w:name w:val="ClientTag"/>
    <w:basedOn w:val="a"/>
    <w:qFormat/>
  </w:style>
  <w:style w:type="paragraph" w:customStyle="1" w:styleId="Contributor">
    <w:name w:val="Contributor"/>
    <w:basedOn w:val="a"/>
    <w:qFormat/>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0"/>
    <w:uiPriority w:val="1"/>
    <w:qFormat/>
    <w:rPr>
      <w:b/>
      <w:color w:val="0070C0"/>
    </w:rPr>
  </w:style>
  <w:style w:type="paragraph" w:customStyle="1" w:styleId="Definition">
    <w:name w:val="Definition"/>
    <w:basedOn w:val="a"/>
    <w:qFormat/>
    <w:pPr>
      <w:tabs>
        <w:tab w:val="right" w:pos="8640"/>
      </w:tabs>
      <w:spacing w:line="560" w:lineRule="exact"/>
      <w:ind w:left="720" w:hanging="720"/>
    </w:pPr>
    <w:rPr>
      <w:rFonts w:ascii="Cambria Math" w:eastAsia="Times New Roman" w:hAnsi="Cambria Math" w:cs="Times New Roman"/>
      <w:color w:val="006666"/>
      <w:szCs w:val="20"/>
    </w:rPr>
  </w:style>
  <w:style w:type="paragraph" w:customStyle="1" w:styleId="Dialogue">
    <w:name w:val="Dialogue"/>
    <w:basedOn w:val="a"/>
    <w:qFormat/>
    <w:pPr>
      <w:tabs>
        <w:tab w:val="left" w:pos="2880"/>
      </w:tabs>
      <w:spacing w:line="560" w:lineRule="exact"/>
      <w:ind w:left="2880" w:right="720" w:hanging="2160"/>
      <w:contextualSpacing/>
    </w:pPr>
    <w:rPr>
      <w:rFonts w:ascii="Cambria Math" w:eastAsia="Times New Roman" w:hAnsi="Cambria Math" w:cs="Times New Roman"/>
      <w:szCs w:val="20"/>
      <w:lang w:val="en-GB"/>
    </w:rPr>
  </w:style>
  <w:style w:type="paragraph" w:customStyle="1" w:styleId="Dictionary">
    <w:name w:val="Dictionary"/>
    <w:basedOn w:val="a"/>
    <w:qFormat/>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Cs w:val="20"/>
      <w:lang w:val="en-GB"/>
    </w:rPr>
  </w:style>
  <w:style w:type="paragraph" w:customStyle="1" w:styleId="Disclosure">
    <w:name w:val="Disclosure"/>
    <w:basedOn w:val="Para"/>
    <w:qFormat/>
  </w:style>
  <w:style w:type="paragraph" w:customStyle="1" w:styleId="DisclosureHead">
    <w:name w:val="DisclosureHead"/>
    <w:basedOn w:val="Head1"/>
    <w:qFormat/>
  </w:style>
  <w:style w:type="paragraph" w:customStyle="1" w:styleId="Editors">
    <w:name w:val="Editors"/>
    <w:basedOn w:val="a"/>
    <w:qFormat/>
  </w:style>
  <w:style w:type="character" w:customStyle="1" w:styleId="EpreprintDate">
    <w:name w:val="EpreprintDate"/>
    <w:basedOn w:val="a0"/>
    <w:uiPriority w:val="1"/>
    <w:qFormat/>
    <w:rPr>
      <w:shd w:val="clear" w:color="auto" w:fill="B8CCE4" w:themeFill="accent1" w:themeFillTint="66"/>
    </w:rPr>
  </w:style>
  <w:style w:type="character" w:customStyle="1" w:styleId="EqnCount">
    <w:name w:val="EqnCount"/>
    <w:basedOn w:val="a0"/>
    <w:uiPriority w:val="1"/>
    <w:qFormat/>
    <w:rPr>
      <w:color w:val="0000FF"/>
    </w:rPr>
  </w:style>
  <w:style w:type="character" w:customStyle="1" w:styleId="eSlide">
    <w:name w:val="eSlide"/>
    <w:basedOn w:val="a0"/>
    <w:uiPriority w:val="1"/>
    <w:qFormat/>
    <w:rPr>
      <w:color w:val="FF0000"/>
    </w:rPr>
  </w:style>
  <w:style w:type="paragraph" w:customStyle="1" w:styleId="ExampleBegin">
    <w:name w:val="ExampleBegin"/>
    <w:basedOn w:val="a"/>
    <w:qFormat/>
    <w:pPr>
      <w:pBdr>
        <w:top w:val="dashed" w:sz="12" w:space="1" w:color="auto"/>
        <w:left w:val="dashed" w:sz="12" w:space="4"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
    <w:qFormat/>
    <w:pPr>
      <w:pBdr>
        <w:left w:val="dashed" w:sz="12" w:space="4" w:color="auto"/>
        <w:bottom w:val="dashed" w:sz="12" w:space="1"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
    <w:qFormat/>
    <w:pPr>
      <w:pBdr>
        <w:top w:val="dashed" w:sz="12" w:space="1" w:color="auto"/>
        <w:left w:val="dashed" w:sz="12" w:space="4"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
    <w:qFormat/>
    <w:pPr>
      <w:pBdr>
        <w:left w:val="dashed" w:sz="12" w:space="4" w:color="auto"/>
        <w:bottom w:val="dashed" w:sz="12" w:space="1"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
    <w:qFormat/>
  </w:style>
  <w:style w:type="paragraph" w:customStyle="1" w:styleId="Explanation">
    <w:name w:val="Explanation"/>
    <w:basedOn w:val="a"/>
    <w:qFormat/>
    <w:pPr>
      <w:spacing w:after="240" w:line="360" w:lineRule="auto"/>
    </w:pPr>
    <w:rPr>
      <w:rFonts w:ascii="Times New Roman" w:eastAsia="Times New Roman" w:hAnsi="Times New Roman" w:cs="Times New Roman"/>
      <w:color w:val="666633"/>
      <w:lang w:val="en-GB" w:bidi="ar-DZ"/>
    </w:rPr>
  </w:style>
  <w:style w:type="paragraph" w:customStyle="1" w:styleId="Extract">
    <w:name w:val="Extract"/>
    <w:basedOn w:val="a"/>
    <w:qFormat/>
    <w:pPr>
      <w:spacing w:before="120" w:after="120"/>
      <w:ind w:left="360" w:right="360"/>
      <w:contextualSpacing/>
    </w:pPr>
    <w:rPr>
      <w:rFonts w:eastAsia="Times New Roman" w:cs="Linux Libertine"/>
      <w:szCs w:val="20"/>
    </w:rPr>
  </w:style>
  <w:style w:type="paragraph" w:customStyle="1" w:styleId="ExtractBegin">
    <w:name w:val="ExtractBegin"/>
    <w:basedOn w:val="a"/>
    <w:qFormat/>
    <w:pPr>
      <w:pBdr>
        <w:top w:val="dashed" w:sz="12" w:space="1" w:color="auto"/>
        <w:left w:val="dashed" w:sz="12" w:space="4"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
    <w:qFormat/>
    <w:pPr>
      <w:pBdr>
        <w:left w:val="dashed" w:sz="12" w:space="4" w:color="auto"/>
        <w:bottom w:val="dashed" w:sz="12" w:space="1" w:color="auto"/>
        <w:right w:val="dashed" w:sz="12" w:space="4" w:color="auto"/>
      </w:pBdr>
      <w:shd w:val="pct10"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
    <w:qFormat/>
  </w:style>
  <w:style w:type="paragraph" w:customStyle="1" w:styleId="FeatureHead1">
    <w:name w:val="FeatureHead1"/>
    <w:basedOn w:val="a"/>
    <w:qFormat/>
  </w:style>
  <w:style w:type="paragraph" w:customStyle="1" w:styleId="FeatureHead2">
    <w:name w:val="FeatureHead2"/>
    <w:basedOn w:val="FeatureHead1"/>
    <w:qFormat/>
  </w:style>
  <w:style w:type="paragraph" w:customStyle="1" w:styleId="FeatureTitle">
    <w:name w:val="FeatureTitle"/>
    <w:basedOn w:val="BoxTitle"/>
    <w:qFormat/>
  </w:style>
  <w:style w:type="paragraph" w:customStyle="1" w:styleId="FigCopyright">
    <w:name w:val="FigCopyright"/>
    <w:basedOn w:val="a"/>
    <w:qFormat/>
  </w:style>
  <w:style w:type="character" w:customStyle="1" w:styleId="FigCount">
    <w:name w:val="FigCount"/>
    <w:basedOn w:val="a0"/>
    <w:uiPriority w:val="1"/>
    <w:qFormat/>
    <w:rPr>
      <w:color w:val="0000FF"/>
    </w:rPr>
  </w:style>
  <w:style w:type="paragraph" w:customStyle="1" w:styleId="FigKeyword">
    <w:name w:val="FigKeyword"/>
    <w:basedOn w:val="a"/>
    <w:qFormat/>
  </w:style>
  <w:style w:type="paragraph" w:customStyle="1" w:styleId="FundingHead">
    <w:name w:val="FundingHead"/>
    <w:basedOn w:val="AckHead"/>
    <w:qFormat/>
  </w:style>
  <w:style w:type="paragraph" w:customStyle="1" w:styleId="FundingPara">
    <w:name w:val="FundingPara"/>
    <w:basedOn w:val="FundingHead"/>
    <w:next w:val="AckPara"/>
    <w:qFormat/>
  </w:style>
  <w:style w:type="paragraph" w:customStyle="1" w:styleId="Head6">
    <w:name w:val="Head6"/>
    <w:basedOn w:val="a"/>
    <w:qFormat/>
    <w:pPr>
      <w:keepNext/>
      <w:keepLines/>
      <w:spacing w:after="120"/>
      <w:ind w:left="720"/>
      <w:outlineLvl w:val="5"/>
    </w:pPr>
    <w:rPr>
      <w:rFonts w:ascii="Linux Biolinum" w:eastAsia="Arial Unicode MS" w:hAnsi="Linux Biolinum" w:cs="Times New Roman"/>
      <w:szCs w:val="20"/>
    </w:rPr>
  </w:style>
  <w:style w:type="paragraph" w:customStyle="1" w:styleId="Hint">
    <w:name w:val="Hint"/>
    <w:basedOn w:val="a"/>
    <w:qFormat/>
    <w:pPr>
      <w:spacing w:line="360" w:lineRule="auto"/>
    </w:pPr>
    <w:rPr>
      <w:rFonts w:ascii="Times New Roman" w:eastAsia="Times New Roman" w:hAnsi="Times New Roman" w:cs="Times New Roman"/>
      <w:color w:val="993300"/>
      <w:lang w:val="en-GB" w:bidi="ar-DZ"/>
    </w:rPr>
  </w:style>
  <w:style w:type="paragraph" w:customStyle="1" w:styleId="Index1">
    <w:name w:val="Index1"/>
    <w:basedOn w:val="a"/>
    <w:qFormat/>
  </w:style>
  <w:style w:type="paragraph" w:customStyle="1" w:styleId="Index2">
    <w:name w:val="Index2"/>
    <w:basedOn w:val="a"/>
    <w:qFormat/>
    <w:pPr>
      <w:ind w:left="284"/>
    </w:pPr>
  </w:style>
  <w:style w:type="paragraph" w:customStyle="1" w:styleId="Index3">
    <w:name w:val="Index3"/>
    <w:basedOn w:val="a"/>
    <w:qFormat/>
    <w:pPr>
      <w:ind w:left="567"/>
    </w:pPr>
  </w:style>
  <w:style w:type="paragraph" w:customStyle="1" w:styleId="Index4">
    <w:name w:val="Index4"/>
    <w:basedOn w:val="a"/>
    <w:qFormat/>
    <w:pPr>
      <w:ind w:left="851"/>
    </w:pPr>
  </w:style>
  <w:style w:type="paragraph" w:customStyle="1" w:styleId="IndexHead">
    <w:name w:val="IndexHead"/>
    <w:basedOn w:val="a"/>
    <w:qFormat/>
  </w:style>
  <w:style w:type="paragraph" w:customStyle="1" w:styleId="Letter-ps">
    <w:name w:val="Letter-ps"/>
    <w:basedOn w:val="a"/>
    <w:next w:val="a"/>
    <w:qFormat/>
  </w:style>
  <w:style w:type="paragraph" w:customStyle="1" w:styleId="MainHeading">
    <w:name w:val="MainHeading"/>
    <w:basedOn w:val="a"/>
    <w:pPr>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Cs w:val="20"/>
    </w:rPr>
  </w:style>
  <w:style w:type="paragraph" w:customStyle="1" w:styleId="MarginNote">
    <w:name w:val="MarginNote"/>
    <w:basedOn w:val="a"/>
    <w:qFormat/>
    <w:pPr>
      <w:spacing w:line="560" w:lineRule="exact"/>
      <w:ind w:left="-720"/>
    </w:pPr>
    <w:rPr>
      <w:rFonts w:ascii="Cambria Math" w:eastAsia="Times New Roman" w:hAnsi="Cambria Math" w:cs="Times New Roman"/>
      <w:szCs w:val="20"/>
      <w:lang w:val="en-GB"/>
    </w:rPr>
  </w:style>
  <w:style w:type="paragraph" w:customStyle="1" w:styleId="MetadataHead">
    <w:name w:val="MetadataHead"/>
    <w:basedOn w:val="a"/>
    <w:qFormat/>
    <w:rPr>
      <w:rFonts w:ascii="Times New Roman" w:hAnsi="Times New Roman"/>
      <w:color w:val="4F81BD" w:themeColor="accent1"/>
      <w:sz w:val="20"/>
    </w:rPr>
  </w:style>
  <w:style w:type="paragraph" w:customStyle="1" w:styleId="MiscText">
    <w:name w:val="MiscText"/>
    <w:qFormat/>
    <w:pPr>
      <w:spacing w:after="200" w:line="276" w:lineRule="auto"/>
    </w:pPr>
    <w:rPr>
      <w:rFonts w:eastAsiaTheme="minorHAnsi" w:cstheme="minorBidi"/>
      <w:sz w:val="24"/>
      <w:szCs w:val="22"/>
      <w:lang w:eastAsia="en-US"/>
    </w:rPr>
  </w:style>
  <w:style w:type="character" w:customStyle="1" w:styleId="Orcid">
    <w:name w:val="Orcid"/>
    <w:basedOn w:val="a0"/>
    <w:uiPriority w:val="1"/>
    <w:qFormat/>
    <w:rPr>
      <w:color w:val="7030A0"/>
    </w:rPr>
  </w:style>
  <w:style w:type="paragraph" w:customStyle="1" w:styleId="Parabib">
    <w:name w:val="Para_bib"/>
    <w:qFormat/>
    <w:pPr>
      <w:spacing w:after="200" w:line="276" w:lineRule="auto"/>
    </w:pPr>
    <w:rPr>
      <w:rFonts w:asciiTheme="minorHAnsi" w:eastAsiaTheme="minorHAnsi" w:hAnsiTheme="minorHAnsi" w:cstheme="minorBidi"/>
      <w:sz w:val="22"/>
      <w:szCs w:val="22"/>
      <w:lang w:eastAsia="en-US"/>
    </w:rPr>
  </w:style>
  <w:style w:type="paragraph" w:customStyle="1" w:styleId="ParaFirst">
    <w:name w:val="ParaFirst"/>
    <w:qFormat/>
    <w:pPr>
      <w:spacing w:before="360" w:line="560" w:lineRule="exact"/>
    </w:pPr>
    <w:rPr>
      <w:rFonts w:ascii="Cambria Math" w:eastAsia="Times New Roman" w:hAnsi="Cambria Math"/>
      <w:sz w:val="24"/>
      <w:lang w:eastAsia="en-US"/>
    </w:rPr>
  </w:style>
  <w:style w:type="paragraph" w:customStyle="1" w:styleId="PartBegin">
    <w:name w:val="PartBegin"/>
    <w:basedOn w:val="a"/>
    <w:qFormat/>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pPr>
      <w:pBdr>
        <w:top w:val="none" w:sz="0" w:space="0" w:color="auto"/>
        <w:bottom w:val="thickThinSmallGap" w:sz="24" w:space="1" w:color="auto"/>
      </w:pBdr>
    </w:pPr>
  </w:style>
  <w:style w:type="paragraph" w:customStyle="1" w:styleId="PartNumber">
    <w:name w:val="PartNumber"/>
    <w:basedOn w:val="a"/>
    <w:next w:val="a"/>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
    <w:rPr>
      <w:b/>
    </w:rPr>
  </w:style>
  <w:style w:type="paragraph" w:customStyle="1" w:styleId="Prelims">
    <w:name w:val="Prelims"/>
    <w:basedOn w:val="a"/>
    <w:qFormat/>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Cs w:val="20"/>
    </w:rPr>
  </w:style>
  <w:style w:type="paragraph" w:customStyle="1" w:styleId="Proof">
    <w:name w:val="Proof"/>
    <w:basedOn w:val="a"/>
    <w:qFormat/>
    <w:pPr>
      <w:spacing w:line="560" w:lineRule="exact"/>
      <w:ind w:firstLine="720"/>
    </w:pPr>
    <w:rPr>
      <w:rFonts w:ascii="Cambria Math" w:eastAsia="Times New Roman" w:hAnsi="Cambria Math" w:cs="Times New Roman"/>
      <w:szCs w:val="20"/>
      <w:lang w:val="en-GB"/>
    </w:rPr>
  </w:style>
  <w:style w:type="paragraph" w:customStyle="1" w:styleId="PublisherDate">
    <w:name w:val="PublisherDate"/>
    <w:basedOn w:val="a"/>
    <w:qFormat/>
    <w:pPr>
      <w:spacing w:line="360" w:lineRule="exact"/>
      <w:contextualSpacing/>
      <w:jc w:val="center"/>
    </w:pPr>
    <w:rPr>
      <w:rFonts w:ascii="Arial Unicode MS" w:eastAsia="Times New Roman" w:hAnsi="Arial Unicode MS" w:cs="Times New Roman"/>
      <w:color w:val="000000"/>
      <w:szCs w:val="20"/>
    </w:rPr>
  </w:style>
  <w:style w:type="paragraph" w:customStyle="1" w:styleId="Question">
    <w:name w:val="Question"/>
    <w:basedOn w:val="a"/>
    <w:qFormat/>
    <w:pPr>
      <w:tabs>
        <w:tab w:val="left" w:pos="720"/>
      </w:tabs>
      <w:spacing w:line="560" w:lineRule="exact"/>
      <w:ind w:left="720" w:hanging="720"/>
      <w:contextualSpacing/>
    </w:pPr>
    <w:rPr>
      <w:rFonts w:ascii="Cambria Math" w:eastAsia="Times New Roman" w:hAnsi="Cambria Math" w:cs="Times New Roman"/>
      <w:color w:val="4F272F"/>
      <w:szCs w:val="20"/>
    </w:rPr>
  </w:style>
  <w:style w:type="paragraph" w:customStyle="1" w:styleId="QuestionFillblank">
    <w:name w:val="Question_Fillblank"/>
    <w:basedOn w:val="a"/>
    <w:qFormat/>
    <w:pPr>
      <w:spacing w:after="240"/>
    </w:pPr>
    <w:rPr>
      <w:rFonts w:ascii="Times New Roman" w:eastAsia="Times New Roman" w:hAnsi="Times New Roman" w:cs="Times New Roman"/>
      <w:lang w:val="en-GB" w:bidi="ar-DZ"/>
    </w:rPr>
  </w:style>
  <w:style w:type="paragraph" w:customStyle="1" w:styleId="QuestionMatch">
    <w:name w:val="Question_Match"/>
    <w:basedOn w:val="a"/>
    <w:pPr>
      <w:spacing w:after="240"/>
    </w:pPr>
    <w:rPr>
      <w:rFonts w:ascii="Times New Roman" w:eastAsia="Times New Roman" w:hAnsi="Times New Roman" w:cs="Times New Roman"/>
      <w:lang w:val="en-GB" w:bidi="ar-DZ"/>
    </w:rPr>
  </w:style>
  <w:style w:type="paragraph" w:customStyle="1" w:styleId="QuestionMultiCh">
    <w:name w:val="Question_MultiCh"/>
    <w:basedOn w:val="a"/>
    <w:pPr>
      <w:spacing w:after="240"/>
    </w:pPr>
    <w:rPr>
      <w:rFonts w:ascii="Times New Roman" w:eastAsia="Times New Roman" w:hAnsi="Times New Roman" w:cs="Times New Roman"/>
      <w:lang w:val="en-GB" w:bidi="ar-DZ"/>
    </w:rPr>
  </w:style>
  <w:style w:type="paragraph" w:customStyle="1" w:styleId="QuestionTrueFalse">
    <w:name w:val="Question_TrueFalse"/>
    <w:basedOn w:val="a"/>
    <w:pPr>
      <w:spacing w:after="240"/>
    </w:pPr>
    <w:rPr>
      <w:rFonts w:ascii="Times New Roman" w:eastAsia="Times New Roman" w:hAnsi="Times New Roman" w:cs="Times New Roman"/>
      <w:lang w:val="en-GB" w:bidi="ar-DZ"/>
    </w:rPr>
  </w:style>
  <w:style w:type="paragraph" w:customStyle="1" w:styleId="Quotation">
    <w:name w:val="Quotation"/>
    <w:basedOn w:val="a"/>
    <w:qFormat/>
    <w:pPr>
      <w:jc w:val="center"/>
    </w:pPr>
    <w:rPr>
      <w:sz w:val="16"/>
    </w:rPr>
  </w:style>
  <w:style w:type="character" w:customStyle="1" w:styleId="RefCount">
    <w:name w:val="RefCount"/>
    <w:basedOn w:val="a0"/>
    <w:uiPriority w:val="1"/>
    <w:qFormat/>
    <w:rPr>
      <w:color w:val="0000FF"/>
    </w:rPr>
  </w:style>
  <w:style w:type="paragraph" w:customStyle="1" w:styleId="RefHead1">
    <w:name w:val="RefHead1"/>
    <w:basedOn w:val="ReferenceHead"/>
    <w:qFormat/>
    <w:pPr>
      <w:ind w:left="284"/>
    </w:pPr>
  </w:style>
  <w:style w:type="paragraph" w:customStyle="1" w:styleId="RefHead2">
    <w:name w:val="RefHead2"/>
    <w:basedOn w:val="ReferenceHead"/>
    <w:qFormat/>
    <w:pPr>
      <w:ind w:left="567"/>
    </w:pPr>
  </w:style>
  <w:style w:type="paragraph" w:customStyle="1" w:styleId="RefHead3">
    <w:name w:val="RefHead3"/>
    <w:basedOn w:val="ReferenceHead"/>
    <w:qFormat/>
    <w:pPr>
      <w:spacing w:before="30"/>
      <w:ind w:left="851"/>
    </w:pPr>
  </w:style>
  <w:style w:type="paragraph" w:customStyle="1" w:styleId="RelatedArticle">
    <w:name w:val="RelatedArticle"/>
    <w:qFormat/>
    <w:pPr>
      <w:spacing w:after="200" w:line="276" w:lineRule="auto"/>
    </w:pPr>
    <w:rPr>
      <w:rFonts w:asciiTheme="minorHAnsi" w:eastAsiaTheme="minorHAnsi" w:hAnsiTheme="minorHAnsi" w:cstheme="minorBidi"/>
      <w:sz w:val="22"/>
      <w:szCs w:val="22"/>
      <w:lang w:eastAsia="en-US"/>
    </w:rPr>
  </w:style>
  <w:style w:type="character" w:customStyle="1" w:styleId="RevisedDate1">
    <w:name w:val="RevisedDate1"/>
    <w:basedOn w:val="a0"/>
    <w:uiPriority w:val="1"/>
    <w:qFormat/>
    <w:rPr>
      <w:color w:val="5F497A" w:themeColor="accent4" w:themeShade="BF"/>
    </w:rPr>
  </w:style>
  <w:style w:type="character" w:customStyle="1" w:styleId="RevisedDate2">
    <w:name w:val="RevisedDate2"/>
    <w:basedOn w:val="a0"/>
    <w:uiPriority w:val="1"/>
    <w:qFormat/>
    <w:rPr>
      <w:color w:val="E36C0A" w:themeColor="accent6" w:themeShade="BF"/>
    </w:rPr>
  </w:style>
  <w:style w:type="character" w:customStyle="1" w:styleId="a9">
    <w:name w:val="称呼字符"/>
    <w:basedOn w:val="a0"/>
    <w:link w:val="a8"/>
    <w:uiPriority w:val="99"/>
    <w:qFormat/>
    <w:rPr>
      <w:rFonts w:ascii="Linux Libertine" w:eastAsiaTheme="minorHAnsi" w:hAnsi="Linux Libertine" w:cstheme="minorBidi"/>
      <w:sz w:val="18"/>
      <w:szCs w:val="22"/>
      <w:lang w:val="en-US" w:eastAsia="en-US"/>
    </w:rPr>
  </w:style>
  <w:style w:type="paragraph" w:customStyle="1" w:styleId="Speech">
    <w:name w:val="Speech"/>
    <w:basedOn w:val="AppendixNumber"/>
    <w:qFormat/>
  </w:style>
  <w:style w:type="paragraph" w:customStyle="1" w:styleId="Spine">
    <w:name w:val="Spine"/>
    <w:basedOn w:val="a"/>
    <w:qFormat/>
    <w:pPr>
      <w:pBdr>
        <w:top w:val="thinThickLargeGap" w:sz="24" w:space="8" w:color="auto"/>
        <w:bottom w:val="thickThinLargeGap" w:sz="24" w:space="12" w:color="auto"/>
      </w:pBdr>
      <w:spacing w:line="360" w:lineRule="exact"/>
    </w:pPr>
    <w:rPr>
      <w:rFonts w:ascii="Cambria Math" w:eastAsia="Times New Roman" w:hAnsi="Cambria Math" w:cs="Times New Roman"/>
      <w:szCs w:val="20"/>
      <w:lang w:val="en-GB"/>
    </w:rPr>
  </w:style>
  <w:style w:type="character" w:customStyle="1" w:styleId="Subject1">
    <w:name w:val="Subject1"/>
    <w:basedOn w:val="a0"/>
    <w:uiPriority w:val="1"/>
    <w:qFormat/>
    <w:rPr>
      <w:rFonts w:ascii="Times New Roman" w:hAnsi="Times New Roman"/>
      <w:color w:val="002060"/>
      <w:sz w:val="20"/>
    </w:rPr>
  </w:style>
  <w:style w:type="character" w:customStyle="1" w:styleId="Subject2">
    <w:name w:val="Subject2"/>
    <w:basedOn w:val="Subject1"/>
    <w:uiPriority w:val="1"/>
    <w:qFormat/>
    <w:rPr>
      <w:rFonts w:ascii="Times New Roman" w:hAnsi="Times New Roman"/>
      <w:color w:val="002060"/>
      <w:sz w:val="20"/>
    </w:rPr>
  </w:style>
  <w:style w:type="paragraph" w:customStyle="1" w:styleId="SuppKeyword">
    <w:name w:val="SuppKeyword"/>
    <w:basedOn w:val="SuppInfo"/>
    <w:qFormat/>
  </w:style>
  <w:style w:type="character" w:customStyle="1" w:styleId="TblCount">
    <w:name w:val="TblCount"/>
    <w:basedOn w:val="a0"/>
    <w:uiPriority w:val="1"/>
    <w:qFormat/>
    <w:rPr>
      <w:color w:val="0000FF"/>
    </w:rPr>
  </w:style>
  <w:style w:type="paragraph" w:customStyle="1" w:styleId="TOC1">
    <w:name w:val="TOC1"/>
    <w:basedOn w:val="a"/>
    <w:qFormat/>
  </w:style>
  <w:style w:type="paragraph" w:customStyle="1" w:styleId="TOC2">
    <w:name w:val="TOC2"/>
    <w:basedOn w:val="a"/>
    <w:qFormat/>
  </w:style>
  <w:style w:type="paragraph" w:customStyle="1" w:styleId="TOC3">
    <w:name w:val="TOC3"/>
    <w:basedOn w:val="a"/>
    <w:qFormat/>
  </w:style>
  <w:style w:type="paragraph" w:customStyle="1" w:styleId="TOC4">
    <w:name w:val="TOC4"/>
    <w:basedOn w:val="a"/>
    <w:qFormat/>
  </w:style>
  <w:style w:type="paragraph" w:customStyle="1" w:styleId="TOCHeading">
    <w:name w:val="TOCHeading"/>
    <w:basedOn w:val="a"/>
    <w:qFormat/>
  </w:style>
  <w:style w:type="paragraph" w:customStyle="1" w:styleId="Translation">
    <w:name w:val="Translation"/>
    <w:basedOn w:val="Extract"/>
    <w:qFormat/>
    <w:rPr>
      <w:color w:val="7030A0"/>
    </w:rPr>
  </w:style>
  <w:style w:type="paragraph" w:customStyle="1" w:styleId="Update">
    <w:name w:val="Update"/>
    <w:basedOn w:val="a"/>
    <w:qFormat/>
    <w:pPr>
      <w:pBdr>
        <w:top w:val="dashed" w:sz="4" w:space="6" w:color="auto"/>
        <w:bottom w:val="dashed" w:sz="4" w:space="16" w:color="auto"/>
      </w:pBdr>
      <w:spacing w:line="560" w:lineRule="exact"/>
      <w:ind w:firstLine="720"/>
    </w:pPr>
    <w:rPr>
      <w:rFonts w:ascii="Cambria Math" w:eastAsia="Times New Roman" w:hAnsi="Cambria Math" w:cs="Times New Roman"/>
      <w:color w:val="760016"/>
      <w:szCs w:val="20"/>
      <w:lang w:val="en-GB"/>
    </w:rPr>
  </w:style>
  <w:style w:type="paragraph" w:customStyle="1" w:styleId="Value">
    <w:name w:val="Value"/>
    <w:basedOn w:val="a"/>
    <w:next w:val="a"/>
    <w:qFormat/>
  </w:style>
  <w:style w:type="paragraph" w:customStyle="1" w:styleId="Video">
    <w:name w:val="Video"/>
    <w:basedOn w:val="a"/>
    <w:qFormat/>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Cs w:val="20"/>
    </w:rPr>
  </w:style>
  <w:style w:type="paragraph" w:customStyle="1" w:styleId="Worksolution">
    <w:name w:val="Worksolution"/>
    <w:basedOn w:val="a"/>
    <w:rPr>
      <w:rFonts w:ascii="Times New Roman" w:eastAsia="Times New Roman" w:hAnsi="Times New Roman" w:cs="Times New Roman"/>
      <w:lang w:val="en-GB" w:bidi="ar-DZ"/>
    </w:rPr>
  </w:style>
  <w:style w:type="paragraph" w:customStyle="1" w:styleId="Yours">
    <w:name w:val="Yours"/>
    <w:basedOn w:val="a"/>
    <w:next w:val="a"/>
    <w:qFormat/>
  </w:style>
  <w:style w:type="paragraph" w:styleId="aff5">
    <w:name w:val="No Spacing"/>
    <w:uiPriority w:val="1"/>
    <w:qFormat/>
    <w:rPr>
      <w:rFonts w:asciiTheme="minorHAnsi" w:eastAsiaTheme="minorHAnsi" w:hAnsiTheme="minorHAnsi" w:cstheme="minorBidi"/>
      <w:sz w:val="22"/>
      <w:szCs w:val="22"/>
      <w:lang w:eastAsia="en-US"/>
    </w:rPr>
  </w:style>
  <w:style w:type="character" w:customStyle="1" w:styleId="KeyTerm">
    <w:name w:val="KeyTerm"/>
    <w:basedOn w:val="a0"/>
    <w:uiPriority w:val="1"/>
    <w:qFormat/>
    <w:rPr>
      <w:color w:val="E36C0A" w:themeColor="accent6" w:themeShade="BF"/>
    </w:rPr>
  </w:style>
  <w:style w:type="character" w:customStyle="1" w:styleId="OtherTitle">
    <w:name w:val="OtherTitle"/>
    <w:basedOn w:val="a0"/>
    <w:uiPriority w:val="1"/>
    <w:qFormat/>
    <w:rPr>
      <w:shd w:val="clear" w:color="auto" w:fill="B6DDE8" w:themeFill="accent5" w:themeFillTint="66"/>
    </w:rPr>
  </w:style>
  <w:style w:type="paragraph" w:customStyle="1" w:styleId="SidebarText">
    <w:name w:val="SidebarText"/>
    <w:basedOn w:val="a"/>
    <w:qFormat/>
    <w:pPr>
      <w:spacing w:line="360" w:lineRule="auto"/>
      <w:ind w:left="475"/>
    </w:pPr>
    <w:rPr>
      <w:rFonts w:ascii="Times New Roman" w:eastAsia="Times New Roman" w:hAnsi="Times New Roman" w:cs="Times New Roman"/>
      <w:szCs w:val="20"/>
    </w:rPr>
  </w:style>
  <w:style w:type="character" w:customStyle="1" w:styleId="term-InText">
    <w:name w:val="term-InText"/>
    <w:uiPriority w:val="1"/>
  </w:style>
  <w:style w:type="paragraph" w:customStyle="1" w:styleId="CCSHead">
    <w:name w:val="CCSHead"/>
    <w:basedOn w:val="KeyWordHead"/>
    <w:qFormat/>
  </w:style>
  <w:style w:type="paragraph" w:customStyle="1" w:styleId="CCSDescription">
    <w:name w:val="CCSDescription"/>
    <w:basedOn w:val="KeyWords"/>
    <w:qFormat/>
  </w:style>
  <w:style w:type="paragraph" w:customStyle="1" w:styleId="AlgorithmCaption">
    <w:name w:val="AlgorithmCaption"/>
    <w:basedOn w:val="a"/>
    <w:qFormat/>
    <w:pPr>
      <w:pBdr>
        <w:top w:val="single" w:sz="4" w:space="2" w:color="auto"/>
        <w:bottom w:val="single" w:sz="4" w:space="2" w:color="auto"/>
      </w:pBdr>
      <w:spacing w:before="200"/>
    </w:pPr>
  </w:style>
  <w:style w:type="paragraph" w:customStyle="1" w:styleId="RefFormatHead">
    <w:name w:val="RefFormatHead"/>
    <w:basedOn w:val="a"/>
    <w:qFormat/>
    <w:pPr>
      <w:spacing w:before="120"/>
    </w:pPr>
    <w:rPr>
      <w:rFonts w:cs="Linux Libertine"/>
      <w:b/>
      <w:sz w:val="16"/>
    </w:rPr>
  </w:style>
  <w:style w:type="paragraph" w:customStyle="1" w:styleId="RefFormatPara">
    <w:name w:val="RefFormatPara"/>
    <w:basedOn w:val="a"/>
    <w:qFormat/>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style>
  <w:style w:type="paragraph" w:customStyle="1" w:styleId="PermissionBlock">
    <w:name w:val="PermissionBlock"/>
    <w:basedOn w:val="af4"/>
    <w:qFormat/>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en.wikipedia.org/wiki/Special:BookSources/0-470-04212-5" TargetMode="External"/><Relationship Id="rId47" Type="http://schemas.openxmlformats.org/officeDocument/2006/relationships/fontTable" Target="fontTable.xml"/><Relationship Id="rId48" Type="http://schemas.microsoft.com/office/2011/relationships/people" Target="people.xml"/><Relationship Id="rId49" Type="http://schemas.openxmlformats.org/officeDocument/2006/relationships/theme" Target="theme/theme1.xml"/><Relationship Id="rId20" Type="http://schemas.openxmlformats.org/officeDocument/2006/relationships/hyperlink" Target="https://en.wikipedia.org/wiki/Burglar_alarm" TargetMode="External"/><Relationship Id="rId21" Type="http://schemas.openxmlformats.org/officeDocument/2006/relationships/hyperlink" Target="https://en.wikipedia.org/wiki/Biometrics" TargetMode="External"/><Relationship Id="rId22" Type="http://schemas.openxmlformats.org/officeDocument/2006/relationships/hyperlink" Target="https://en.wikipedia.org/wiki/Fingerprint" TargetMode="External"/><Relationship Id="rId23" Type="http://schemas.openxmlformats.org/officeDocument/2006/relationships/hyperlink" Target="https://en.wikipedia.org/wiki/Iris_recognition" TargetMode="External"/><Relationship Id="rId24" Type="http://schemas.openxmlformats.org/officeDocument/2006/relationships/hyperlink" Target="https://en.wikipedia.org/wiki/Facial_recognition_system" TargetMode="External"/><Relationship Id="rId25" Type="http://schemas.openxmlformats.org/officeDocument/2006/relationships/hyperlink" Target="https://en.wikipedia.org/wiki/Facial_recognition_system" TargetMode="External"/><Relationship Id="rId26" Type="http://schemas.openxmlformats.org/officeDocument/2006/relationships/image" Target="media/image1.png"/><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yperlink" Target="https://en.wikipedia.org/wiki/Application_software" TargetMode="External"/><Relationship Id="rId15" Type="http://schemas.openxmlformats.org/officeDocument/2006/relationships/hyperlink" Target="https://en.wikipedia.org/wiki/Digital_image" TargetMode="External"/><Relationship Id="rId16" Type="http://schemas.openxmlformats.org/officeDocument/2006/relationships/hyperlink" Target="https://en.wikipedia.org/wiki/Film_frame" TargetMode="External"/><Relationship Id="rId17" Type="http://schemas.openxmlformats.org/officeDocument/2006/relationships/hyperlink" Target="https://en.wikipedia.org/wiki/Video" TargetMode="External"/><Relationship Id="rId18" Type="http://schemas.openxmlformats.org/officeDocument/2006/relationships/hyperlink" Target="https://en.wikipedia.org/wiki/Face" TargetMode="External"/><Relationship Id="rId19" Type="http://schemas.openxmlformats.org/officeDocument/2006/relationships/hyperlink" Target="https://en.wikipedia.org/wiki/Database_management_system"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hyperlink" Target="http://www.animetrics.com/technology/frapplications.html" TargetMode="External"/><Relationship Id="rId41" Type="http://schemas.openxmlformats.org/officeDocument/2006/relationships/hyperlink" Target="http://www.consumerreports.org/privacy/facial-recognition-who-is-tracking-you-in-public1" TargetMode="External"/><Relationship Id="rId42" Type="http://schemas.openxmlformats.org/officeDocument/2006/relationships/hyperlink" Target="http://ieeexplore.ieee.org.ledproxy2.uwindsor.ca/xpl/mostRecentIssue.jsp?punumber=8118205" TargetMode="External"/><Relationship Id="rId43" Type="http://schemas.openxmlformats.org/officeDocument/2006/relationships/hyperlink" Target="http://www.consumerreports.org/privacy/facial-recognition-who-is-tracking-you-in-public1" TargetMode="External"/><Relationship Id="rId44" Type="http://schemas.openxmlformats.org/officeDocument/2006/relationships/hyperlink" Target="http://www.wiley.com/WileyCDA/WileyTitle/productCd-0470042125.html" TargetMode="External"/><Relationship Id="rId45" Type="http://schemas.openxmlformats.org/officeDocument/2006/relationships/hyperlink" Target="https://en.wikipedia.org/wiki/International_Standard_Book_Number"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45DBA2-DCF6-46BF-858B-9A8CC8161B4D}">
  <ds:schemaRefs/>
</ds:datastoreItem>
</file>

<file path=customXml/itemProps3.xml><?xml version="1.0" encoding="utf-8"?>
<ds:datastoreItem xmlns:ds="http://schemas.openxmlformats.org/officeDocument/2006/customXml" ds:itemID="{8287258D-8AD0-F043-88FC-399767EBA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2368</Words>
  <Characters>13499</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15836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steven.byp27@gmail.com</cp:lastModifiedBy>
  <cp:revision>7</cp:revision>
  <cp:lastPrinted>2017-04-24T07:13:00Z</cp:lastPrinted>
  <dcterms:created xsi:type="dcterms:W3CDTF">2017-11-30T13:44:00Z</dcterms:created>
  <dcterms:modified xsi:type="dcterms:W3CDTF">2017-11-30T17:31:00Z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2052-10.1.0.6930</vt:lpwstr>
  </property>
</Properties>
</file>